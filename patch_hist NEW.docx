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uppressAutoHyphens/>
        <w:hyphenationLines w:val="0"/>
        <w:rPr>
          <w:sz w:val="32"/>
          <w:szCs w:val="32"/>
          <w:u w:color="auto" w:val="single"/>
          <w:lang w:bidi="he-il"/>
        </w:rPr>
      </w:pPr>
      <w:r>
        <w:rPr>
          <w:sz w:val="32"/>
          <w:szCs w:val="32"/>
          <w:u w:color="auto" w:val="single"/>
        </w:rPr>
        <w:t>Patch Hist</w:t>
      </w:r>
      <w:r>
        <w:rPr>
          <w:sz w:val="32"/>
          <w:szCs w:val="32"/>
          <w:u w:color="auto" w:val="single"/>
          <w:lang w:bidi="he-il"/>
        </w:rPr>
      </w:r>
    </w:p>
    <w:p>
      <w:pPr>
        <w:suppressAutoHyphens/>
        <w:hyphenationLines w:val="0"/>
        <w:rPr>
          <w:sz w:val="32"/>
          <w:szCs w:val="32"/>
        </w:rPr>
      </w:pPr>
      <w:r>
        <w:rPr>
          <w:sz w:val="32"/>
          <w:szCs w:val="32"/>
        </w:rPr>
      </w:r>
    </w:p>
    <w:p>
      <w:pPr>
        <w:spacing w:line="380" w:lineRule="atLeast"/>
        <w:jc w:val="both"/>
        <w:suppressAutoHyphens/>
        <w:hyphenationLines w:val="0"/>
        <w:rPr>
          <w:sz w:val="32"/>
          <w:szCs w:val="32"/>
        </w:rPr>
      </w:pPr>
      <w:r>
        <w:rPr>
          <w:sz w:val="32"/>
          <w:szCs w:val="32"/>
        </w:rPr>
        <w:t xml:space="preserve">I hate drab and gloomy images, I like bright and colorful images. That was the first reason I wanted to try and make "patch hist". In this work I want to explore image manipulations that give the image the most and best colors while preserving the image content. </w:t>
      </w:r>
    </w:p>
    <w:p>
      <w:pPr>
        <w:spacing w:line="380" w:lineRule="atLeast"/>
        <w:jc w:val="both"/>
        <w:suppressAutoHyphens/>
        <w:hyphenationLines w:val="0"/>
        <w:rPr>
          <w:sz w:val="32"/>
          <w:szCs w:val="32"/>
        </w:rPr>
      </w:pPr>
      <w:r>
        <w:rPr>
          <w:sz w:val="32"/>
          <w:szCs w:val="32"/>
        </w:rPr>
      </w:r>
    </w:p>
    <w:p>
      <w:pPr>
        <w:spacing w:line="380" w:lineRule="atLeast"/>
        <w:jc w:val="both"/>
        <w:suppressAutoHyphens/>
        <w:hyphenationLines w:val="0"/>
        <w:rPr>
          <w:sz w:val="32"/>
          <w:szCs w:val="32"/>
        </w:rPr>
      </w:pPr>
      <w:r>
        <w:rPr>
          <w:sz w:val="32"/>
          <w:szCs w:val="32"/>
        </w:rPr>
        <w:t>For this I decided to take the route of histogram manipulation. In the area of histogram manipulation I decided that the ideas of histogram equalization is the best answer to the task of giving the image the most colors it can have while preserving the image content.</w:t>
      </w:r>
    </w:p>
    <w:p>
      <w:pPr>
        <w:spacing w:line="380" w:lineRule="atLeast"/>
        <w:jc w:val="both"/>
        <w:suppressAutoHyphens/>
        <w:hyphenationLines w:val="0"/>
        <w:rPr>
          <w:sz w:val="32"/>
          <w:szCs w:val="32"/>
        </w:rPr>
      </w:pPr>
      <w:r>
        <w:rPr>
          <w:sz w:val="32"/>
          <w:szCs w:val="32"/>
        </w:rPr>
      </w:r>
    </w:p>
    <w:p>
      <w:pPr>
        <w:spacing w:line="380" w:lineRule="atLeast"/>
        <w:jc w:val="both"/>
        <w:suppressAutoHyphens/>
        <w:hyphenationLines w:val="0"/>
        <w:rPr>
          <w:sz w:val="32"/>
          <w:szCs w:val="32"/>
        </w:rPr>
      </w:pPr>
      <w:r>
        <w:rPr>
          <w:sz w:val="32"/>
          <w:szCs w:val="32"/>
        </w:rPr>
        <w:t>While basic histogram equalization gives us the answer globally, I would prefer every part of the image to have our desired qualities on its own. So here we come to "patch hist" which entails preforming histogram equalization on every desired patch of the image and blending the results.</w:t>
      </w:r>
    </w:p>
    <w:p>
      <w:pPr>
        <w:spacing w:line="380" w:lineRule="atLeast"/>
        <w:jc w:val="both"/>
        <w:suppressAutoHyphens/>
        <w:hyphenationLines w:val="0"/>
        <w:rPr>
          <w:sz w:val="32"/>
          <w:szCs w:val="32"/>
        </w:rPr>
      </w:pPr>
      <w:r>
        <w:rPr>
          <w:sz w:val="32"/>
          <w:szCs w:val="32"/>
        </w:rPr>
        <w:t>In essence what i try to do is to maximize the dynamic range in each sub-patch of the image.</w:t>
      </w:r>
      <w:del w:id="0" w:author="HaimR" w:date="2021-12-24T15:58:00Z">
        <w:r>
          <w:rPr>
            <w:sz w:val="32"/>
            <w:szCs w:val="32"/>
          </w:rPr>
          <w:br w:type="textWrapping"/>
        </w:r>
      </w:del>
    </w:p>
    <w:p>
      <w:pPr>
        <w:spacing w:line="380" w:lineRule="atLeast"/>
        <w:jc w:val="both"/>
        <w:suppressAutoHyphens/>
        <w:hyphenationLines w:val="0"/>
        <w:rPr>
          <w:sz w:val="32"/>
          <w:szCs w:val="32"/>
        </w:rPr>
      </w:pPr>
      <w:r>
        <w:rPr>
          <w:sz w:val="32"/>
          <w:szCs w:val="32"/>
        </w:rPr>
      </w:r>
    </w:p>
    <w:p>
      <w:pPr>
        <w:spacing w:line="380" w:lineRule="atLeast"/>
        <w:suppressAutoHyphens/>
        <w:hyphenationLines w:val="0"/>
        <w:rPr>
          <w:sz w:val="32"/>
          <w:szCs w:val="32"/>
        </w:rPr>
      </w:pPr>
      <w:r>
        <w:rPr>
          <w:sz w:val="32"/>
          <w:szCs w:val="32"/>
        </w:rPr>
        <w:t xml:space="preserve">There </w:t>
      </w:r>
      <w:del w:id="1" w:author="lior" w:date="2022-01-02T15:22:16Z">
        <w:r>
          <w:rPr>
            <w:sz w:val="32"/>
            <w:szCs w:val="32"/>
          </w:rPr>
          <w:delText>was</w:delText>
        </w:r>
      </w:del>
      <w:ins w:id="2" w:author="lior" w:date="2022-01-02T15:22:17Z">
        <w:r>
          <w:rPr>
            <w:sz w:val="32"/>
            <w:szCs w:val="32"/>
          </w:rPr>
          <w:t>is</w:t>
        </w:r>
      </w:ins>
      <w:r>
        <w:rPr>
          <w:sz w:val="32"/>
          <w:szCs w:val="32"/>
        </w:rPr>
        <w:t xml:space="preserve"> an older algorithm to try and get these results called CLAHE (Contrast-limited adaptive histogram equalization), but being dated as old as 1994, things were done then, taking into account the limits of the computing power back then, and i believe that "patch hist" is closer to the true answer if computing power is not a problem. </w:t>
      </w:r>
    </w:p>
    <w:p>
      <w:pPr>
        <w:spacing w:line="380" w:lineRule="atLeast"/>
        <w:jc w:val="both"/>
        <w:suppressAutoHyphens/>
        <w:hyphenationLines w:val="0"/>
        <w:rPr>
          <w:sz w:val="32"/>
          <w:szCs w:val="32"/>
        </w:rPr>
      </w:pPr>
      <w:r>
        <w:rPr>
          <w:sz w:val="32"/>
          <w:szCs w:val="32"/>
        </w:rPr>
      </w:r>
    </w:p>
    <w:p>
      <w:pPr>
        <w:spacing w:line="380" w:lineRule="atLeast"/>
        <w:jc w:val="both"/>
        <w:suppressAutoHyphens/>
        <w:hyphenationLines w:val="0"/>
        <w:rPr>
          <w:sz w:val="32"/>
          <w:szCs w:val="32"/>
        </w:rPr>
      </w:pPr>
      <w:r>
        <w:rPr>
          <w:sz w:val="32"/>
          <w:szCs w:val="32"/>
        </w:rPr>
        <w:t>In this work I will compare basic histogram equalization, CLAHE and my "patch hist".</w:t>
      </w:r>
    </w:p>
    <w:p>
      <w:pPr>
        <w:spacing w:line="380" w:lineRule="atLeast"/>
        <w:jc w:val="both"/>
        <w:suppressAutoHyphens/>
        <w:hyphenationLines w:val="0"/>
        <w:rPr>
          <w:sz w:val="32"/>
          <w:szCs w:val="32"/>
        </w:rPr>
      </w:pPr>
      <w:r>
        <w:rPr>
          <w:b/>
          <w:bCs/>
          <w:sz w:val="32"/>
          <w:szCs w:val="32"/>
        </w:rPr>
        <w:t>Note:</w:t>
      </w:r>
      <w:r>
        <w:rPr>
          <w:sz w:val="32"/>
          <w:szCs w:val="32"/>
        </w:rPr>
        <w:t xml:space="preserve"> To get equal comparison, default CLAHE form openCV was used, and "patch hist" was made to work on the same patch size as CLAHE.</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For presentation needs, 4 typical image categories were sampled from: selfie, full body, house and landscape.</w:t>
      </w:r>
      <w:r>
        <w:br w:type="page"/>
      </w:r>
    </w:p>
    <w:p>
      <w:pPr>
        <w:spacing/>
        <w:jc w:val="both"/>
        <w:suppressAutoHyphens/>
        <w:hyphenationLines w:val="0"/>
        <w:rPr>
          <w:sz w:val="32"/>
          <w:szCs w:val="32"/>
          <w:u w:color="auto" w:val="single"/>
        </w:rPr>
      </w:pPr>
      <w:r>
        <w:rPr>
          <w:sz w:val="32"/>
          <w:szCs w:val="32"/>
          <w:u w:color="auto" w:val="single"/>
        </w:rPr>
        <w:t>LAB vs RGB</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Because the algorithms natively work on grayscale images, and not color images, there is a need for an extension for color images like we want.</w:t>
      </w:r>
    </w:p>
    <w:p>
      <w:pPr>
        <w:spacing/>
        <w:jc w:val="both"/>
        <w:suppressAutoHyphens/>
        <w:hyphenationLines w:val="0"/>
        <w:rPr>
          <w:sz w:val="32"/>
          <w:szCs w:val="32"/>
        </w:rPr>
      </w:pPr>
      <w:r>
        <w:rPr>
          <w:sz w:val="32"/>
          <w:szCs w:val="32"/>
        </w:rPr>
        <w:t xml:space="preserve">For that, I checked two main methods: </w:t>
      </w:r>
      <w:r>
        <w:rPr>
          <w:sz w:val="32"/>
          <w:szCs w:val="32"/>
        </w:rPr>
      </w:r>
    </w:p>
    <w:p>
      <w:pPr>
        <w:spacing/>
        <w:jc w:val="both"/>
        <w:suppressAutoHyphens/>
        <w:hyphenationLines w:val="0"/>
        <w:rPr>
          <w:sz w:val="32"/>
          <w:szCs w:val="32"/>
        </w:rPr>
      </w:pPr>
      <w:r>
        <w:rPr>
          <w:sz w:val="32"/>
          <w:szCs w:val="32"/>
        </w:rPr>
      </w:r>
    </w:p>
    <w:p>
      <w:pPr>
        <w:numPr>
          <w:ilvl w:val="0"/>
          <w:numId w:val="5"/>
        </w:numPr>
        <w:ind w:left="360" w:hanging="360"/>
        <w:spacing/>
        <w:jc w:val="both"/>
        <w:suppressAutoHyphens/>
        <w:hyphenationLines w:val="0"/>
        <w:rPr>
          <w:sz w:val="32"/>
          <w:szCs w:val="32"/>
        </w:rPr>
      </w:pPr>
      <w:r>
        <w:rPr>
          <w:sz w:val="32"/>
          <w:szCs w:val="32"/>
        </w:rPr>
        <w:t xml:space="preserve">Transform the image from RGB-image to LAB-image, do the manipulations on the L layer of the image. </w:t>
        <w:br w:type="textWrapping"/>
      </w:r>
      <w:r/>
      <w:r>
        <w:rPr>
          <w:noProof/>
        </w:rPr>
        <w:drawing>
          <wp:inline distT="114300" distB="114300" distL="114300" distR="114300">
            <wp:extent cx="5455920" cy="1722120"/>
            <wp:effectExtent l="0" t="0" r="0" b="0"/>
            <wp:docPr id="1"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3"/>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AAAAHoAAAAAAAAAAAAAAAAAAAAAAAAAAAAAAAAAAAAAAAAAAAAACQIQAAmAoAAAAAAAAAAAAAAAAAACgAAAAIAAAAAQAAAAEAAAA="/>
                        </a:ext>
                      </a:extLst>
                    </pic:cNvPicPr>
                  </pic:nvPicPr>
                  <pic:blipFill>
                    <a:blip r:embed="rId8"/>
                    <a:stretch>
                      <a:fillRect/>
                    </a:stretch>
                  </pic:blipFill>
                  <pic:spPr>
                    <a:xfrm>
                      <a:off x="0" y="0"/>
                      <a:ext cx="5455920" cy="1722120"/>
                    </a:xfrm>
                    <a:prstGeom prst="rect">
                      <a:avLst/>
                    </a:prstGeom>
                    <a:noFill/>
                    <a:ln w="12700">
                      <a:noFill/>
                    </a:ln>
                  </pic:spPr>
                </pic:pic>
              </a:graphicData>
            </a:graphic>
          </wp:inline>
        </w:drawing>
      </w:r>
      <w:r/>
      <w:r>
        <w:rPr>
          <w:sz w:val="32"/>
          <w:szCs w:val="32"/>
        </w:rPr>
        <w:br w:type="textWrapping"/>
      </w:r>
      <w:r/>
      <w:r>
        <w:rPr>
          <w:noProof/>
        </w:rPr>
        <w:drawing>
          <wp:inline distT="114300" distB="114300" distL="114300" distR="114300">
            <wp:extent cx="5490210" cy="1836420"/>
            <wp:effectExtent l="0" t="0" r="0" b="0"/>
            <wp:docPr id="2"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4"/>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AAAAHoAAAAAAAAAAAAAAAAAAAAAAAAAAAAAAAAAAAAAAAAAAAAADGIQAATAsAAAAAAAAAAAAAAAAAACgAAAAIAAAAAQAAAAEAAAA="/>
                        </a:ext>
                      </a:extLst>
                    </pic:cNvPicPr>
                  </pic:nvPicPr>
                  <pic:blipFill>
                    <a:blip r:embed="rId9"/>
                    <a:stretch>
                      <a:fillRect/>
                    </a:stretch>
                  </pic:blipFill>
                  <pic:spPr>
                    <a:xfrm>
                      <a:off x="0" y="0"/>
                      <a:ext cx="5490210" cy="1836420"/>
                    </a:xfrm>
                    <a:prstGeom prst="rect">
                      <a:avLst/>
                    </a:prstGeom>
                    <a:noFill/>
                    <a:ln w="12700">
                      <a:noFill/>
                    </a:ln>
                  </pic:spPr>
                </pic:pic>
              </a:graphicData>
            </a:graphic>
          </wp:inline>
        </w:drawing>
      </w:r>
      <w:r/>
      <w:r>
        <w:rPr>
          <w:sz w:val="32"/>
          <w:szCs w:val="32"/>
        </w:rPr>
        <w:br w:type="textWrapping"/>
      </w:r>
      <w:r/>
      <w:r>
        <w:rPr>
          <w:noProof/>
        </w:rPr>
        <w:drawing>
          <wp:inline distT="114300" distB="114300" distL="114300" distR="114300">
            <wp:extent cx="5452110" cy="1089660"/>
            <wp:effectExtent l="0" t="0" r="0" b="0"/>
            <wp:docPr id="3"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6"/>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AAAAHoAAAAAAAAAAAAAAAAAAAAAAAAAAAAAAAAAAAAAAAAAAAAACKIQAAtAYAAAAAAAAAAAAAAAAAACgAAAAIAAAAAQAAAAEAAAA="/>
                        </a:ext>
                      </a:extLst>
                    </pic:cNvPicPr>
                  </pic:nvPicPr>
                  <pic:blipFill>
                    <a:blip r:embed="rId10"/>
                    <a:stretch>
                      <a:fillRect/>
                    </a:stretch>
                  </pic:blipFill>
                  <pic:spPr>
                    <a:xfrm>
                      <a:off x="0" y="0"/>
                      <a:ext cx="5452110" cy="1089660"/>
                    </a:xfrm>
                    <a:prstGeom prst="rect">
                      <a:avLst/>
                    </a:prstGeom>
                    <a:noFill/>
                    <a:ln w="12700">
                      <a:noFill/>
                    </a:ln>
                  </pic:spPr>
                </pic:pic>
              </a:graphicData>
            </a:graphic>
          </wp:inline>
        </w:drawing>
      </w:r>
      <w:r/>
      <w:r>
        <w:rPr>
          <w:sz w:val="32"/>
          <w:szCs w:val="32"/>
        </w:rPr>
        <w:br w:type="textWrapping"/>
      </w:r>
      <w:r/>
      <w:r>
        <w:rPr>
          <w:noProof/>
        </w:rPr>
        <w:drawing>
          <wp:inline distT="114300" distB="114300" distL="114300" distR="114300">
            <wp:extent cx="5455920" cy="1017270"/>
            <wp:effectExtent l="0" t="0" r="0" b="0"/>
            <wp:docPr id="4"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8"/>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AAAAHoAAAAAAAAAAAAAAAAAAAAAAAAAAAAAAAAAAAAAAAAAAAAACQIQAAQgYAAAAAAAAAAAAAAAAAACgAAAAIAAAAAQAAAAEAAAA="/>
                        </a:ext>
                      </a:extLst>
                    </pic:cNvPicPr>
                  </pic:nvPicPr>
                  <pic:blipFill>
                    <a:blip r:embed="rId11"/>
                    <a:stretch>
                      <a:fillRect/>
                    </a:stretch>
                  </pic:blipFill>
                  <pic:spPr>
                    <a:xfrm>
                      <a:off x="0" y="0"/>
                      <a:ext cx="5455920" cy="1017270"/>
                    </a:xfrm>
                    <a:prstGeom prst="rect">
                      <a:avLst/>
                    </a:prstGeom>
                    <a:noFill/>
                    <a:ln w="12700">
                      <a:noFill/>
                    </a:ln>
                  </pic:spPr>
                </pic:pic>
              </a:graphicData>
            </a:graphic>
          </wp:inline>
        </w:drawing>
      </w:r>
      <w:r/>
      <w:r>
        <w:rPr>
          <w:sz w:val="32"/>
          <w:szCs w:val="32"/>
        </w:rPr>
        <w:br w:type="textWrapping"/>
      </w:r>
      <w:r>
        <w:rPr>
          <w:sz w:val="32"/>
          <w:szCs w:val="32"/>
        </w:rPr>
      </w:r>
      <w:r>
        <w:br w:type="page"/>
      </w:r>
    </w:p>
    <w:p>
      <w:pPr>
        <w:numPr>
          <w:ilvl w:val="0"/>
          <w:numId w:val="5"/>
        </w:numPr>
        <w:ind w:left="360" w:hanging="360"/>
        <w:suppressAutoHyphens/>
        <w:hyphenationLines w:val="0"/>
        <w:rPr>
          <w:sz w:val="32"/>
          <w:szCs w:val="32"/>
        </w:rPr>
      </w:pPr>
      <w:r>
        <w:rPr>
          <w:sz w:val="32"/>
          <w:szCs w:val="32"/>
        </w:rPr>
        <w:t xml:space="preserve">Use the RGB-color image as input and work on all layers separately </w:t>
        <w:br w:type="textWrapping"/>
      </w:r>
      <w:r/>
      <w:r>
        <w:rPr>
          <w:noProof/>
        </w:rPr>
        <w:drawing>
          <wp:inline distT="114300" distB="114300" distL="114300" distR="114300">
            <wp:extent cx="5455920" cy="1722120"/>
            <wp:effectExtent l="0" t="0" r="0" b="0"/>
            <wp:docPr id="5"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2"/>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CQIQAAmAoAAAAAAAAAAAAAAAAAACgAAAAIAAAAAQAAAAEAAAA="/>
                        </a:ext>
                      </a:extLst>
                    </pic:cNvPicPr>
                  </pic:nvPicPr>
                  <pic:blipFill>
                    <a:blip r:embed="rId12"/>
                    <a:stretch>
                      <a:fillRect/>
                    </a:stretch>
                  </pic:blipFill>
                  <pic:spPr>
                    <a:xfrm>
                      <a:off x="0" y="0"/>
                      <a:ext cx="5455920" cy="1722120"/>
                    </a:xfrm>
                    <a:prstGeom prst="rect">
                      <a:avLst/>
                    </a:prstGeom>
                    <a:noFill/>
                    <a:ln w="12700">
                      <a:noFill/>
                    </a:ln>
                  </pic:spPr>
                </pic:pic>
              </a:graphicData>
            </a:graphic>
          </wp:inline>
        </w:drawing>
      </w:r>
      <w:r/>
      <w:r>
        <w:rPr>
          <w:sz w:val="32"/>
          <w:szCs w:val="32"/>
        </w:rPr>
        <w:br w:type="textWrapping"/>
      </w:r>
      <w:r/>
      <w:r>
        <w:rPr>
          <w:noProof/>
        </w:rPr>
        <w:drawing>
          <wp:inline distT="114300" distB="114300" distL="114300" distR="114300">
            <wp:extent cx="5490210" cy="1836420"/>
            <wp:effectExtent l="0" t="0" r="0" b="0"/>
            <wp:docPr id="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5"/>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DGIQAATAsAAAAAAAAAAAAAAAAAACgAAAAIAAAAAQAAAAEAAAA="/>
                        </a:ext>
                      </a:extLst>
                    </pic:cNvPicPr>
                  </pic:nvPicPr>
                  <pic:blipFill>
                    <a:blip r:embed="rId13"/>
                    <a:stretch>
                      <a:fillRect/>
                    </a:stretch>
                  </pic:blipFill>
                  <pic:spPr>
                    <a:xfrm>
                      <a:off x="0" y="0"/>
                      <a:ext cx="5490210" cy="1836420"/>
                    </a:xfrm>
                    <a:prstGeom prst="rect">
                      <a:avLst/>
                    </a:prstGeom>
                    <a:noFill/>
                    <a:ln w="12700">
                      <a:noFill/>
                    </a:ln>
                  </pic:spPr>
                </pic:pic>
              </a:graphicData>
            </a:graphic>
          </wp:inline>
        </w:drawing>
      </w:r>
      <w:r/>
      <w:r>
        <w:rPr>
          <w:sz w:val="32"/>
          <w:szCs w:val="32"/>
        </w:rPr>
        <w:br w:type="textWrapping"/>
      </w:r>
      <w:r/>
      <w:r>
        <w:rPr>
          <w:noProof/>
        </w:rPr>
        <w:drawing>
          <wp:inline distT="114300" distB="114300" distL="114300" distR="114300">
            <wp:extent cx="5452110" cy="1089660"/>
            <wp:effectExtent l="0" t="0" r="0" b="0"/>
            <wp:docPr id="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27"/>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CKIQAAtAYAAAAAAAAAAAAAAAAAACgAAAAIAAAAAQAAAAEAAAA="/>
                        </a:ext>
                      </a:extLst>
                    </pic:cNvPicPr>
                  </pic:nvPicPr>
                  <pic:blipFill>
                    <a:blip r:embed="rId14"/>
                    <a:stretch>
                      <a:fillRect/>
                    </a:stretch>
                  </pic:blipFill>
                  <pic:spPr>
                    <a:xfrm>
                      <a:off x="0" y="0"/>
                      <a:ext cx="5452110" cy="1089660"/>
                    </a:xfrm>
                    <a:prstGeom prst="rect">
                      <a:avLst/>
                    </a:prstGeom>
                    <a:noFill/>
                    <a:ln w="12700">
                      <a:noFill/>
                    </a:ln>
                  </pic:spPr>
                </pic:pic>
              </a:graphicData>
            </a:graphic>
          </wp:inline>
        </w:drawing>
      </w:r>
      <w:r/>
      <w:r>
        <w:rPr>
          <w:sz w:val="32"/>
          <w:szCs w:val="32"/>
        </w:rPr>
        <w:br w:type="textWrapping"/>
      </w:r>
      <w:r/>
      <w:r>
        <w:rPr>
          <w:noProof/>
        </w:rPr>
        <w:drawing>
          <wp:inline distT="114300" distB="114300" distL="114300" distR="114300">
            <wp:extent cx="5455920" cy="1017270"/>
            <wp:effectExtent l="0" t="0" r="0" b="0"/>
            <wp:docPr id="8"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39"/>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UAAAAHoAAAAAAAAAAAAAAAAAAAAAAAAAAAAAAAAAAAAAAAAAAAAACQIQAAQgYAAAAAAAAAAAAAAAAAACgAAAAIAAAAAQAAAAEAAAA="/>
                        </a:ext>
                      </a:extLst>
                    </pic:cNvPicPr>
                  </pic:nvPicPr>
                  <pic:blipFill>
                    <a:blip r:embed="rId15"/>
                    <a:stretch>
                      <a:fillRect/>
                    </a:stretch>
                  </pic:blipFill>
                  <pic:spPr>
                    <a:xfrm>
                      <a:off x="0" y="0"/>
                      <a:ext cx="5455920" cy="1017270"/>
                    </a:xfrm>
                    <a:prstGeom prst="rect">
                      <a:avLst/>
                    </a:prstGeom>
                    <a:noFill/>
                    <a:ln w="12700">
                      <a:noFill/>
                    </a:ln>
                  </pic:spPr>
                </pic:pic>
              </a:graphicData>
            </a:graphic>
          </wp:inline>
        </w:drawing>
      </w:r>
      <w:r/>
      <w:r>
        <w:rPr>
          <w:sz w:val="32"/>
          <w:szCs w:val="32"/>
        </w:rPr>
        <w:br w:type="textWrapping"/>
      </w:r>
      <w:r>
        <w:rPr>
          <w:sz w:val="32"/>
          <w:szCs w:val="32"/>
        </w:rPr>
      </w:r>
    </w:p>
    <w:p>
      <w:pPr>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From the results it seems like the LAB manipulation looks more natural and easier for our eyes, and the RGB manipulation seems to be more artistic and colorful.</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These results may come from the theory of light, saying that light has 3 parameters: amplitude(strength), wavelength(color) and polarization (that normal cameras do not measure). So doing the LAB manipulation works on equalizing amplitudes as a whole, while doing the RGB manipulation works on equalizing amplitudes of specific wavelengths.</w:t>
      </w:r>
    </w:p>
    <w:p>
      <w:pPr>
        <w:spacing/>
        <w:jc w:val="both"/>
        <w:suppressAutoHyphens/>
        <w:hyphenationLines w:val="0"/>
        <w:rPr>
          <w:sz w:val="32"/>
          <w:szCs w:val="32"/>
        </w:rPr>
      </w:pPr>
      <w:r>
        <w:rPr>
          <w:sz w:val="32"/>
          <w:szCs w:val="32"/>
        </w:rPr>
      </w:r>
    </w:p>
    <w:p>
      <w:pPr>
        <w:spacing/>
        <w:jc w:val="both"/>
        <w:suppressAutoHyphens/>
        <w:hyphenationLines w:val="0"/>
        <w:rPr>
          <w:sz w:val="32"/>
          <w:szCs w:val="32"/>
          <w:u w:color="auto" w:val="single"/>
        </w:rPr>
      </w:pPr>
      <w:r>
        <w:rPr>
          <w:sz w:val="32"/>
          <w:szCs w:val="32"/>
          <w:u w:color="auto" w:val="single"/>
        </w:rPr>
        <w:t>Histogramic Results</w:t>
      </w:r>
    </w:p>
    <w:p>
      <w:pPr>
        <w:spacing/>
        <w:jc w:val="both"/>
        <w:suppressAutoHyphens/>
        <w:hyphenationLines w:val="0"/>
        <w:rPr>
          <w:sz w:val="32"/>
          <w:szCs w:val="32"/>
          <w:u w:color="auto" w:val="single"/>
        </w:rPr>
      </w:pPr>
      <w:r>
        <w:rPr>
          <w:sz w:val="32"/>
          <w:szCs w:val="32"/>
          <w:u w:color="auto" w:val="single"/>
        </w:rPr>
      </w:r>
    </w:p>
    <w:p>
      <w:pPr>
        <w:spacing/>
        <w:jc w:val="both"/>
        <w:suppressAutoHyphens/>
        <w:hyphenationLines w:val="0"/>
        <w:rPr>
          <w:sz w:val="32"/>
          <w:szCs w:val="32"/>
        </w:rPr>
      </w:pPr>
      <w:r>
        <w:rPr>
          <w:sz w:val="32"/>
          <w:szCs w:val="32"/>
        </w:rPr>
        <w:t>Diving into the results we see the histograms of the images that were scored for uniformity with the formula of:</w:t>
      </w:r>
    </w:p>
    <w:p>
      <w:pPr>
        <w:spacing/>
        <w:jc w:val="both"/>
        <w:suppressAutoHyphens/>
        <w:hyphenationLines w:val="0"/>
        <w:rPr>
          <w:sz w:val="32"/>
          <w:szCs w:val="32"/>
        </w:rPr>
      </w:pPr>
      <w:r>
        <w:rPr>
          <w:sz w:val="32"/>
          <w:szCs w:val="32"/>
        </w:rPr>
        <w:t>Standard deviation of the histogram bins sizes divided by mean bin size (were lower score is better).</w:t>
      </w:r>
    </w:p>
    <w:p>
      <w:pPr>
        <w:spacing/>
        <w:jc w:val="both"/>
        <w:suppressAutoHyphens/>
        <w:hyphenationLines w:val="0"/>
        <w:rPr>
          <w:sz w:val="32"/>
          <w:szCs w:val="32"/>
        </w:rPr>
      </w:pPr>
      <w:r>
        <w:rPr>
          <w:sz w:val="32"/>
          <w:szCs w:val="32"/>
        </w:rPr>
      </w:r>
    </w:p>
    <w:p>
      <w:pPr>
        <w:spacing/>
        <w:jc w:val="both"/>
        <w:suppressAutoHyphens/>
        <w:hyphenationLines w:val="0"/>
        <w:rPr>
          <w:b/>
          <w:bCs/>
          <w:sz w:val="32"/>
          <w:szCs w:val="32"/>
        </w:rPr>
      </w:pPr>
      <w:r>
        <w:rPr>
          <w:b/>
          <w:bCs/>
          <w:sz w:val="32"/>
          <w:szCs w:val="32"/>
        </w:rPr>
        <w:t>Histograms of the LAB images</w:t>
      </w:r>
    </w:p>
    <w:p>
      <w:pPr>
        <w:spacing/>
        <w:jc w:val="both"/>
        <w:suppressAutoHyphens/>
        <w:hyphenationLines w:val="0"/>
        <w:rPr>
          <w:i/>
          <w:iCs/>
          <w:sz w:val="32"/>
          <w:szCs w:val="32"/>
        </w:rPr>
      </w:pPr>
      <w:r>
        <w:rPr>
          <w:i/>
          <w:iCs/>
          <w:sz w:val="32"/>
          <w:szCs w:val="32"/>
        </w:rPr>
        <w:t>selfie</w:t>
      </w:r>
    </w:p>
    <w:p>
      <w:pPr>
        <w:suppressAutoHyphens/>
        <w:hyphenationLines w:val="0"/>
        <w:rPr>
          <w:sz w:val="32"/>
          <w:szCs w:val="32"/>
        </w:rPr>
      </w:pPr>
      <w:r/>
      <w:r>
        <w:rPr>
          <w:noProof/>
        </w:rPr>
        <w:drawing>
          <wp:inline distT="114300" distB="114300" distL="114300" distR="114300">
            <wp:extent cx="5455920" cy="1341120"/>
            <wp:effectExtent l="0" t="0" r="0" b="0"/>
            <wp:docPr id="9"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AAAAHoAAAAAAAAAAAAAAAAAAAAAAAAAAAAAAAAAAAAAAAAAAAAACQIQAAQAgAAAAAAAAAAAAAAAAAACgAAAAIAAAAAQAAAAEAAAA="/>
                        </a:ext>
                      </a:extLst>
                    </pic:cNvPicPr>
                  </pic:nvPicPr>
                  <pic:blipFill>
                    <a:blip r:embed="rId16"/>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[0.7058034378960452], 'hist': [0.7151122267807238], 'CLAHE': [0.24924985320994608], 'patch hist': [0.2516142507954908]}</w:t>
      </w:r>
      <w:r/>
    </w:p>
    <w:p>
      <w:pPr>
        <w:suppressAutoHyphens/>
        <w:hyphenationLines w:val="0"/>
        <w:rPr>
          <w:sz w:val="32"/>
          <w:szCs w:val="32"/>
        </w:rPr>
      </w:pPr>
      <w:r/>
      <w:r>
        <w:rPr>
          <w:noProof/>
        </w:rPr>
        <w:drawing>
          <wp:inline distT="114300" distB="114300" distL="114300" distR="114300">
            <wp:extent cx="5455920" cy="1341120"/>
            <wp:effectExtent l="0" t="0" r="0" b="0"/>
            <wp:docPr id="10"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5"/>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QAAAAHoAAAAAAAAAAAAAAAAAAAAAAAAAAAAAAAAAAAAAAAAAAAAACQIQAAQAgAAAAAAAAAAAAAAAAAACgAAAAIAAAAAQAAAAEAAAA="/>
                        </a:ext>
                      </a:extLst>
                    </pic:cNvPicPr>
                  </pic:nvPicPr>
                  <pic:blipFill>
                    <a:blip r:embed="rId17"/>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[0.7086745, 0.6028355, 0.64519906], 'hist': [0.58059615, 0.39711758, 0.6103342], 'CLAHE': [0.78828806, 0.2729273, 0.4899424], 'patch hist': [0.66105014, 0.30472338, 0.55346173]}</w:t>
      </w:r>
      <w:r/>
    </w:p>
    <w:p>
      <w:pPr>
        <w:suppressAutoHyphens/>
        <w:hyphenationLines w:val="0"/>
        <w:rPr>
          <w:i/>
          <w:iCs/>
          <w:sz w:val="32"/>
          <w:szCs w:val="32"/>
        </w:rPr>
      </w:pPr>
      <w:r>
        <w:rPr>
          <w:i/>
          <w:iCs/>
          <w:sz w:val="32"/>
          <w:szCs w:val="32"/>
        </w:rPr>
        <w:t>full body</w:t>
      </w:r>
    </w:p>
    <w:p>
      <w:pPr>
        <w:suppressAutoHyphens/>
        <w:hyphenationLines w:val="0"/>
        <w:rPr>
          <w:sz w:val="32"/>
          <w:szCs w:val="32"/>
        </w:rPr>
      </w:pPr>
      <w:r/>
      <w:r>
        <w:rPr>
          <w:noProof/>
        </w:rPr>
        <w:drawing>
          <wp:inline distT="114300" distB="114300" distL="114300" distR="114300">
            <wp:extent cx="5455920" cy="1341120"/>
            <wp:effectExtent l="0" t="0" r="0" b="0"/>
            <wp:docPr id="11"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6"/>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AAAAHoAAAAAAAAAAAAAAAAAAAAAAAAAAAAAAAAAAAAAAAAAAAAACQIQAAQAgAAAAAAAAAAAAAAAAAACgAAAAIAAAAAQAAAAEAAAA="/>
                        </a:ext>
                      </a:extLst>
                    </pic:cNvPicPr>
                  </pic:nvPicPr>
                  <pic:blipFill>
                    <a:blip r:embed="rId18"/>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[2.2946370588627882], 'hist': [2.219707850190901], 'CLAHE': [0.5186847276591188], 'patch hist': [0.5299481262156629]}</w:t>
      </w:r>
      <w:r/>
    </w:p>
    <w:p>
      <w:pPr>
        <w:suppressAutoHyphens/>
        <w:hyphenationLines w:val="0"/>
        <w:rPr>
          <w:sz w:val="32"/>
          <w:szCs w:val="32"/>
        </w:rPr>
      </w:pPr>
      <w:r/>
      <w:r>
        <w:rPr>
          <w:noProof/>
        </w:rPr>
        <w:drawing>
          <wp:inline distT="114300" distB="114300" distL="114300" distR="114300">
            <wp:extent cx="5455920" cy="1341120"/>
            <wp:effectExtent l="0" t="0" r="0" b="0"/>
            <wp:docPr id="12"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7"/>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kAAAAHoAAAAAAAAAAAAAAAAAAAAAAAAAAAAAAAAAAAAAAAAAAAAACQIQAAQAgAAAAAAAAAAAAAAAAAACgAAAAIAAAAAQAAAAEAAAA="/>
                        </a:ext>
                      </a:extLst>
                    </pic:cNvPicPr>
                  </pic:nvPicPr>
                  <pic:blipFill>
                    <a:blip r:embed="rId19"/>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[2.2625558, 2.2192402, 2.0066845], 'hist': [1.225661, 1.7677866, 1.9837741], 'CLAHE': [0.5430424, 0.5038913, 0.9523546], 'patch hist': [0.549263, 0.52038413, 0.8891966]}</w:t>
      </w:r>
      <w:r/>
    </w:p>
    <w:p>
      <w:pPr>
        <w:suppressAutoHyphens/>
        <w:hyphenationLines w:val="0"/>
        <w:rPr>
          <w:i/>
          <w:iCs/>
          <w:sz w:val="32"/>
          <w:szCs w:val="32"/>
        </w:rPr>
      </w:pPr>
      <w:r>
        <w:rPr>
          <w:i/>
          <w:iCs/>
          <w:sz w:val="32"/>
          <w:szCs w:val="32"/>
        </w:rPr>
      </w:r>
    </w:p>
    <w:p>
      <w:pPr>
        <w:suppressAutoHyphens/>
        <w:hyphenationLines w:val="0"/>
        <w:rPr>
          <w:i/>
          <w:iCs/>
          <w:sz w:val="32"/>
          <w:szCs w:val="32"/>
        </w:rPr>
      </w:pPr>
      <w:r>
        <w:rPr>
          <w:i/>
          <w:iCs/>
          <w:sz w:val="32"/>
          <w:szCs w:val="32"/>
        </w:rPr>
        <w:t>house</w:t>
      </w:r>
    </w:p>
    <w:p>
      <w:pPr>
        <w:suppressAutoHyphens/>
        <w:hyphenationLines w:val="0"/>
        <w:rPr>
          <w:sz w:val="32"/>
          <w:szCs w:val="32"/>
        </w:rPr>
      </w:pPr>
      <w:r/>
      <w:r>
        <w:rPr>
          <w:noProof/>
        </w:rPr>
        <w:drawing>
          <wp:inline distT="114300" distB="114300" distL="114300" distR="114300">
            <wp:extent cx="5455920" cy="1341120"/>
            <wp:effectExtent l="0" t="0" r="0" b="0"/>
            <wp:docPr id="13"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8"/>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0AAAAHoAAAAAAAAAAAAAAAAAAAAAAAAAAAAAAAAAAAAAAAAAAAAACQIQAAQAgAAAAAAAAAAAAAAAAAACgAAAAIAAAAAQAAAAEAAAA="/>
                        </a:ext>
                      </a:extLst>
                    </pic:cNvPicPr>
                  </pic:nvPicPr>
                  <pic:blipFill>
                    <a:blip r:embed="rId20"/>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[2.073258178260794], 'hist': [2.082099494290935], 'CLAHE': [1.8519052212105487], 'patch hist': [1.656989323842216]}</w:t>
      </w:r>
      <w:r/>
    </w:p>
    <w:p>
      <w:pPr>
        <w:suppressAutoHyphens/>
        <w:hyphenationLines w:val="0"/>
        <w:rPr>
          <w:sz w:val="32"/>
          <w:szCs w:val="32"/>
        </w:rPr>
      </w:pPr>
      <w:r/>
      <w:r>
        <w:rPr>
          <w:noProof/>
        </w:rPr>
        <w:drawing>
          <wp:inline distT="114300" distB="114300" distL="114300" distR="114300">
            <wp:extent cx="5455920" cy="1341120"/>
            <wp:effectExtent l="0" t="0" r="0" b="0"/>
            <wp:docPr id="14"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29"/>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8AAAAHoAAAAAAAAAAAAAAAAAAAAAAAAAAAAAAAAAAAAAAAAAAAAACQIQAAQAgAAAAAAAAAAAAAAAAAACgAAAAIAAAAAQAAAAEAAAA="/>
                        </a:ext>
                      </a:extLst>
                    </pic:cNvPicPr>
                  </pic:nvPicPr>
                  <pic:blipFill>
                    <a:blip r:embed="rId21"/>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[2.1905994, 2.0892348, 2.1758971], 'hist': [1.9297587, 1.9835548, 1.9394251], 'CLAHE': [1.9115356, 1.923591, 1.8072177], 'patch hist': [1.7459835, 1.7339046, 1.6494647]}</w:t>
      </w:r>
      <w:r/>
    </w:p>
    <w:p>
      <w:pPr>
        <w:suppressAutoHyphens/>
        <w:hyphenationLines w:val="0"/>
        <w:rPr>
          <w:i/>
          <w:iCs/>
          <w:sz w:val="32"/>
          <w:szCs w:val="32"/>
        </w:rPr>
      </w:pPr>
      <w:r>
        <w:rPr>
          <w:i/>
          <w:iCs/>
          <w:sz w:val="32"/>
          <w:szCs w:val="32"/>
        </w:rPr>
      </w:r>
    </w:p>
    <w:p>
      <w:pPr>
        <w:suppressAutoHyphens/>
        <w:hyphenationLines w:val="0"/>
        <w:rPr>
          <w:i/>
          <w:iCs/>
          <w:sz w:val="32"/>
          <w:szCs w:val="32"/>
        </w:rPr>
      </w:pPr>
      <w:r>
        <w:rPr>
          <w:i/>
          <w:iCs/>
          <w:sz w:val="32"/>
          <w:szCs w:val="32"/>
        </w:rPr>
        <w:t>landscape</w:t>
      </w:r>
    </w:p>
    <w:p>
      <w:pPr>
        <w:suppressAutoHyphens/>
        <w:hyphenationLines w:val="0"/>
        <w:rPr>
          <w:sz w:val="32"/>
          <w:szCs w:val="32"/>
        </w:rPr>
      </w:pPr>
      <w:r/>
      <w:r>
        <w:rPr>
          <w:noProof/>
        </w:rPr>
        <w:drawing>
          <wp:inline distT="114300" distB="114300" distL="114300" distR="114300">
            <wp:extent cx="5455920" cy="1341120"/>
            <wp:effectExtent l="0" t="0" r="0" b="0"/>
            <wp:docPr id="15"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40"/>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MAAAAHoAAAAAAAAAAAAAAAAAAAAAAAAAAAAAAAAAAAAAAAAAAAAACQIQAAQAgAAAAAAAAAAAAAAAAAACgAAAAIAAAAAQAAAAEAAAA="/>
                        </a:ext>
                      </a:extLst>
                    </pic:cNvPicPr>
                  </pic:nvPicPr>
                  <pic:blipFill>
                    <a:blip r:embed="rId22"/>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[1.2757327737454527], 'hist': [1.154441256128386], 'CLAHE': [0.29849611279563265], 'patch hist': [0.312950941110327]}</w:t>
      </w:r>
      <w:r/>
    </w:p>
    <w:p>
      <w:pPr>
        <w:suppressAutoHyphens/>
        <w:hyphenationLines w:val="0"/>
        <w:rPr>
          <w:sz w:val="32"/>
          <w:szCs w:val="32"/>
        </w:rPr>
      </w:pPr>
      <w:r/>
      <w:r>
        <w:rPr>
          <w:noProof/>
        </w:rPr>
        <w:drawing>
          <wp:inline distT="114300" distB="114300" distL="114300" distR="114300">
            <wp:extent cx="5455920" cy="1341120"/>
            <wp:effectExtent l="0" t="0" r="0" b="0"/>
            <wp:docPr id="16"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41"/>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UAAAAHoAAAAAAAAAAAAAAAAAAAAAAAAAAAAAAAAAAAAAAAAAAAAACQIQAAQAgAAAAAAAAAAAAAAAAAACgAAAAIAAAAAQAAAAEAAAA="/>
                        </a:ext>
                      </a:extLst>
                    </pic:cNvPicPr>
                  </pic:nvPicPr>
                  <pic:blipFill>
                    <a:blip r:embed="rId23"/>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[1.0880476, 1.1247098, 1.4273357], 'hist': [1.8267477, 0.67762226, 0.6771148], 'CLAHE': [0.61914515, 0.32645077, 0.48307875], 'patch hist': [0.49223813, 0.34233597, 0.49325204]}</w:t>
      </w:r>
      <w:r/>
    </w:p>
    <w:p>
      <w:pPr>
        <w:suppressAutoHyphens/>
        <w:hyphenationLines w:val="0"/>
        <w:rPr>
          <w:sz w:val="32"/>
          <w:szCs w:val="32"/>
        </w:rPr>
      </w:pPr>
      <w:r>
        <w:rPr>
          <w:sz w:val="32"/>
          <w:szCs w:val="32"/>
        </w:rPr>
      </w:r>
    </w:p>
    <w:p>
      <w:pPr>
        <w:suppressAutoHyphens/>
        <w:hyphenationLines w:val="0"/>
        <w:rPr>
          <w:b/>
          <w:bCs/>
          <w:sz w:val="32"/>
          <w:szCs w:val="32"/>
        </w:rPr>
      </w:pPr>
      <w:r>
        <w:rPr>
          <w:b/>
          <w:bCs/>
          <w:sz w:val="32"/>
          <w:szCs w:val="32"/>
        </w:rPr>
        <w:t>Histograms of the RGB images</w:t>
      </w:r>
    </w:p>
    <w:p>
      <w:pPr>
        <w:suppressAutoHyphens/>
        <w:hyphenationLines w:val="0"/>
        <w:rPr>
          <w:i/>
          <w:iCs/>
          <w:sz w:val="32"/>
          <w:szCs w:val="32"/>
        </w:rPr>
      </w:pPr>
      <w:r>
        <w:rPr>
          <w:i/>
          <w:iCs/>
          <w:sz w:val="32"/>
          <w:szCs w:val="32"/>
        </w:rPr>
      </w:r>
    </w:p>
    <w:p>
      <w:pPr>
        <w:suppressAutoHyphens/>
        <w:hyphenationLines w:val="0"/>
        <w:rPr>
          <w:i/>
          <w:iCs/>
          <w:sz w:val="32"/>
          <w:szCs w:val="32"/>
        </w:rPr>
      </w:pPr>
      <w:r>
        <w:rPr>
          <w:i/>
          <w:iCs/>
          <w:sz w:val="32"/>
          <w:szCs w:val="32"/>
        </w:rPr>
        <w:t>selfie</w:t>
      </w:r>
    </w:p>
    <w:p>
      <w:pPr>
        <w:suppressAutoHyphens/>
        <w:hyphenationLines w:val="0"/>
        <w:rPr>
          <w:sz w:val="32"/>
          <w:szCs w:val="32"/>
        </w:rPr>
      </w:pPr>
      <w:r/>
      <w:r>
        <w:rPr>
          <w:noProof/>
        </w:rPr>
        <w:drawing>
          <wp:inline distT="114300" distB="114300" distL="114300" distR="114300">
            <wp:extent cx="5455920" cy="1341120"/>
            <wp:effectExtent l="0" t="0" r="0" b="0"/>
            <wp:docPr id="17"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6"/>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CQIQAAQAgAAAAAAAAAAAAAAAAAACgAAAAIAAAAAQAAAAEAAAA="/>
                        </a:ext>
                      </a:extLst>
                    </pic:cNvPicPr>
                  </pic:nvPicPr>
                  <pic:blipFill>
                    <a:blip r:embed="rId24"/>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[0.6558027540253926], 'hist': [0.32117349335967177], 'CLAHE': [0.2627710688891346], 'patch hist': [0.25774450812842853]}</w:t>
      </w:r>
      <w:r/>
    </w:p>
    <w:p>
      <w:pPr>
        <w:suppressAutoHyphens/>
        <w:hyphenationLines w:val="0"/>
        <w:rPr>
          <w:sz w:val="32"/>
          <w:szCs w:val="32"/>
        </w:rPr>
      </w:pPr>
      <w:r/>
      <w:r>
        <w:rPr>
          <w:noProof/>
        </w:rPr>
        <w:drawing>
          <wp:inline distT="114300" distB="114300" distL="114300" distR="114300">
            <wp:extent cx="5455920" cy="1341120"/>
            <wp:effectExtent l="0" t="0" r="0" b="0"/>
            <wp:docPr id="18"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7"/>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0AAAAHoAAAAAAAAAAAAAAAAAAAAAAAAAAAAAAAAAAAAAAAAAAAAACQIQAAQAgAAAAAAAAAAAAAAAAAACgAAAAIAAAAAQAAAAEAAAA="/>
                        </a:ext>
                      </a:extLst>
                    </pic:cNvPicPr>
                  </pic:nvPicPr>
                  <pic:blipFill>
                    <a:blip r:embed="rId25"/>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[0.67381364, 0.5354483, 0.61327475], 'hist': [0.79181457, 0.6720693, 0.73950785], 'CLAHE': [0.26647118, 0.19973545, 0.19980282], 'patch hist': [0.31817862, 0.22424187, 0.28657436]}</w:t>
      </w:r>
      <w:r/>
    </w:p>
    <w:p>
      <w:pPr>
        <w:suppressAutoHyphens/>
        <w:hyphenationLines w:val="0"/>
        <w:rPr>
          <w:i/>
          <w:iCs/>
          <w:sz w:val="32"/>
          <w:szCs w:val="32"/>
        </w:rPr>
      </w:pPr>
      <w:r>
        <w:rPr>
          <w:i/>
          <w:iCs/>
          <w:sz w:val="32"/>
          <w:szCs w:val="32"/>
        </w:rPr>
      </w:r>
    </w:p>
    <w:p>
      <w:pPr>
        <w:suppressAutoHyphens/>
        <w:hyphenationLines w:val="0"/>
        <w:rPr>
          <w:i/>
          <w:iCs/>
          <w:sz w:val="32"/>
          <w:szCs w:val="32"/>
        </w:rPr>
      </w:pPr>
      <w:r>
        <w:rPr>
          <w:i/>
          <w:iCs/>
          <w:sz w:val="32"/>
          <w:szCs w:val="32"/>
        </w:rPr>
        <w:t>full body</w:t>
      </w:r>
    </w:p>
    <w:p>
      <w:pPr>
        <w:suppressAutoHyphens/>
        <w:hyphenationLines w:val="0"/>
        <w:rPr>
          <w:sz w:val="32"/>
          <w:szCs w:val="32"/>
        </w:rPr>
      </w:pPr>
      <w:r/>
      <w:r>
        <w:rPr>
          <w:noProof/>
        </w:rPr>
        <w:drawing>
          <wp:inline distT="114300" distB="114300" distL="114300" distR="114300">
            <wp:extent cx="5455920" cy="1341120"/>
            <wp:effectExtent l="0" t="0" r="0" b="0"/>
            <wp:docPr id="19"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8"/>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QIQAAQAgAAAAAAAAAAAAAAAAAACgAAAAIAAAAAQAAAAEAAAA="/>
                        </a:ext>
                      </a:extLst>
                    </pic:cNvPicPr>
                  </pic:nvPicPr>
                  <pic:blipFill>
                    <a:blip r:embed="rId26"/>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[2.2847094048364376], 'hist': [1.1066256425906116], 'CLAHE': [0.5620635966273264], 'patch hist': [0.5836477215021662]}</w:t>
      </w:r>
      <w:r/>
    </w:p>
    <w:p>
      <w:pPr>
        <w:suppressAutoHyphens/>
        <w:hyphenationLines w:val="0"/>
        <w:rPr>
          <w:sz w:val="32"/>
          <w:szCs w:val="32"/>
        </w:rPr>
      </w:pPr>
      <w:r/>
      <w:r>
        <w:rPr>
          <w:noProof/>
        </w:rPr>
        <w:drawing>
          <wp:inline distT="114300" distB="114300" distL="114300" distR="114300">
            <wp:extent cx="5455920" cy="1341120"/>
            <wp:effectExtent l="0" t="0" r="0" b="0"/>
            <wp:docPr id="20"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19"/>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AAAAHoAAAAAAAAAAAAAAAAAAAAAAAAAAAAAAAAAAAAAAAAAAAAACQIQAAQAgAAAAAAAAAAAAAAAAAACgAAAAIAAAAAQAAAAEAAAA="/>
                        </a:ext>
                      </a:extLst>
                    </pic:cNvPicPr>
                  </pic:nvPicPr>
                  <pic:blipFill>
                    <a:blip r:embed="rId27"/>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[2.2173083, 2.219839, 1.9524856], 'hist': [2.2395191, 2.2445946, 1.981456], 'CLAHE': [0.512943, 0.5035514, 0.49991897], 'patch hist': [0.51934355, 0.5181008, 0.5354035]}</w:t>
      </w:r>
      <w:r/>
      <w:r>
        <w:br w:type="page"/>
      </w:r>
    </w:p>
    <w:p>
      <w:pPr>
        <w:suppressAutoHyphens/>
        <w:hyphenationLines w:val="0"/>
        <w:rPr>
          <w:i/>
          <w:iCs/>
          <w:sz w:val="32"/>
          <w:szCs w:val="32"/>
          <w:del w:id="3" w:author="lior" w:date="2021-12-26T13:11:54Z"/>
        </w:rPr>
      </w:pPr>
      <w:del w:id="4" w:author="lior" w:date="2021-12-26T13:11:54Z">
        <w:r>
          <w:rPr>
            <w:i/>
            <w:iCs/>
            <w:sz w:val="32"/>
            <w:szCs w:val="32"/>
          </w:rPr>
          <w:delText>house</w:delText>
        </w:r>
      </w:del>
    </w:p>
    <w:p>
      <w:pPr>
        <w:suppressAutoHyphens/>
        <w:hyphenationLines w:val="0"/>
        <w:rPr>
          <w:ins w:id="5" w:author="lior" w:date="2021-12-26T13:11:11Z"/>
        </w:rPr>
      </w:pPr>
      <w:ins w:id="6" w:author="lior" w:date="2021-12-26T13:11:11Z"/>
      <w:del w:id="7" w:author="lior" w:date="2021-12-26T13:11:54Z">
        <w:r>
          <w:rPr>
            <w:noProof/>
          </w:rPr>
          <w:drawing>
            <wp:inline distT="114300" distB="114300" distL="114300" distR="114300">
              <wp:extent cx="5455920" cy="1341120"/>
              <wp:effectExtent l="0" t="0" r="0" b="0"/>
              <wp:docPr id="21"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30"/>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CQIQAAQAgAAAAAAAAAAAAAAAAAACgAAAAIAAAAAQAAAAEAAAA="/>
                          </a:ext>
                        </a:extLst>
                      </pic:cNvPicPr>
                    </pic:nvPicPr>
                    <pic:blipFill>
                      <a:blip r:embed="rId28"/>
                      <a:stretch>
                        <a:fillRect/>
                      </a:stretch>
                    </pic:blipFill>
                    <pic:spPr>
                      <a:xfrm>
                        <a:off x="0" y="0"/>
                        <a:ext cx="5455920" cy="1341120"/>
                      </a:xfrm>
                      <a:prstGeom prst="rect">
                        <a:avLst/>
                      </a:prstGeom>
                      <a:noFill/>
                      <a:ln w="12700">
                        <a:noFill/>
                      </a:ln>
                    </pic:spPr>
                  </pic:pic>
                </a:graphicData>
              </a:graphic>
            </wp:inline>
          </w:drawing>
        </w:r>
        <w:r/>
      </w:del>
    </w:p>
    <w:p>
      <w:pPr>
        <w:suppressAutoHyphens/>
        <w:hyphenationLines w:val="0"/>
        <w:rPr>
          <w:i/>
          <w:iCs/>
          <w:sz w:val="32"/>
          <w:szCs w:val="32"/>
          <w:ins w:id="8" w:author="lior" w:date="2021-12-26T13:11:11Z"/>
        </w:rPr>
      </w:pPr>
      <w:ins w:id="9" w:author="lior" w:date="2021-12-26T13:11:11Z">
        <w:r>
          <w:rPr>
            <w:i/>
            <w:iCs/>
            <w:sz w:val="32"/>
            <w:szCs w:val="32"/>
          </w:rPr>
          <w:t>house</w:t>
        </w:r>
      </w:ins>
    </w:p>
    <w:p>
      <w:pPr>
        <w:suppressAutoHyphens/>
        <w:hyphenationLines w:val="0"/>
        <w:rPr>
          <w:sz w:val="32"/>
          <w:szCs w:val="32"/>
          <w:ins w:id="10" w:author="lior" w:date="2021-12-26T13:11:11Z"/>
        </w:rPr>
      </w:pPr>
      <w:ins w:id="11" w:author="lior" w:date="2021-12-26T13:11:11Z">
        <w:r/>
        <w:r>
          <w:rPr>
            <w:noProof/>
          </w:rPr>
          <w:drawing>
            <wp:inline distT="114300" distB="114300" distL="114300" distR="114300">
              <wp:extent cx="5455920" cy="1341120"/>
              <wp:effectExtent l="0" t="0" r="0" b="0"/>
              <wp:docPr id="22"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30"/>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gAAAAHoAAAAAAAAAAAAAAAAAAAAAAAAAAAAAAAAAAAAAAAAAAAAACQIQAAQAgAAAAAAAAAAAAAAAAAACgAAAAIAAAAAQAAAAEAAAA="/>
                          </a:ext>
                        </a:extLst>
                      </pic:cNvPicPr>
                    </pic:nvPicPr>
                    <pic:blipFill>
                      <a:blip r:embed="rId28"/>
                      <a:stretch>
                        <a:fillRect/>
                      </a:stretch>
                    </pic:blipFill>
                    <pic:spPr>
                      <a:xfrm>
                        <a:off x="0" y="0"/>
                        <a:ext cx="5455920" cy="1341120"/>
                      </a:xfrm>
                      <a:prstGeom prst="rect">
                        <a:avLst/>
                      </a:prstGeom>
                      <a:noFill/>
                      <a:ln w="12700">
                        <a:noFill/>
                      </a:ln>
                    </pic:spPr>
                  </pic:pic>
                </a:graphicData>
              </a:graphic>
            </wp:inline>
          </w:drawing>
        </w:r>
        <w:r/>
        <w:r>
          <w:rPr>
            <w:sz w:val="32"/>
            <w:szCs w:val="32"/>
          </w:rPr>
        </w:r>
      </w:ins>
    </w:p>
    <w:p>
      <w:pPr>
        <w:rPr>
          <w:ins w:id="12" w:author="lior" w:date="2021-12-26T13:11:11Z"/>
        </w:rPr>
      </w:pPr>
      <w:ins w:id="13" w:author="lior" w:date="2021-12-26T13:11:11Z">
        <w:r>
          <w:rPr>
            <w:rFonts w:ascii="Consolas" w:hAnsi="Consolas"/>
            <w:color w:val="616161"/>
            <w:sz w:val="21"/>
          </w:rPr>
          <w:t>{'original_img': [2.058046146506148], 'hist': [1.755100107288814], 'CLAHE': [1.711627246089098], 'patch hist': [1.446827327274717]}</w:t>
        </w:r>
        <w:r/>
      </w:ins>
    </w:p>
    <w:p>
      <w:pPr>
        <w:suppressAutoHyphens/>
        <w:hyphenationLines w:val="0"/>
        <w:rPr>
          <w:sz w:val="32"/>
          <w:szCs w:val="32"/>
          <w:ins w:id="14" w:author="lior" w:date="2021-12-26T13:11:11Z"/>
        </w:rPr>
      </w:pPr>
      <w:ins w:id="15" w:author="lior" w:date="2021-12-26T13:11:11Z">
        <w:r/>
        <w:r>
          <w:rPr>
            <w:noProof/>
          </w:rPr>
          <w:drawing>
            <wp:inline distT="114300" distB="114300" distL="114300" distR="114300">
              <wp:extent cx="5455920" cy="1341120"/>
              <wp:effectExtent l="0" t="0" r="0" b="0"/>
              <wp:docPr id="23"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31"/>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oAAAAHoAAAAAAAAAAAAAAAAAAAAAAAAAAAAAAAAAAAAAAAAAAAAACQIQAAQAgAAAAAAAAAAAAAAAAAACgAAAAIAAAAAQAAAAEAAAA="/>
                          </a:ext>
                        </a:extLst>
                      </pic:cNvPicPr>
                    </pic:nvPicPr>
                    <pic:blipFill>
                      <a:blip r:embed="rId29"/>
                      <a:stretch>
                        <a:fillRect/>
                      </a:stretch>
                    </pic:blipFill>
                    <pic:spPr>
                      <a:xfrm>
                        <a:off x="0" y="0"/>
                        <a:ext cx="5455920" cy="1341120"/>
                      </a:xfrm>
                      <a:prstGeom prst="rect">
                        <a:avLst/>
                      </a:prstGeom>
                      <a:noFill/>
                      <a:ln w="12700">
                        <a:noFill/>
                      </a:ln>
                    </pic:spPr>
                  </pic:pic>
                </a:graphicData>
              </a:graphic>
            </wp:inline>
          </w:drawing>
        </w:r>
        <w:r/>
        <w:r>
          <w:rPr>
            <w:sz w:val="32"/>
            <w:szCs w:val="32"/>
          </w:rPr>
        </w:r>
      </w:ins>
    </w:p>
    <w:p>
      <w:pPr>
        <w:rPr>
          <w:sz w:val="32"/>
          <w:szCs w:val="32"/>
          <w:del w:id="16" w:author="lior" w:date="2021-12-26T13:11:54Z"/>
        </w:rPr>
      </w:pPr>
      <w:del w:id="17" w:author="lior" w:date="2021-12-26T13:11:54Z"/>
      <w:ins w:id="18" w:author="lior" w:date="2021-12-26T13:11:11Z">
        <w:r>
          <w:rPr>
            <w:rFonts w:ascii="Consolas" w:hAnsi="Consolas"/>
            <w:color w:val="616161"/>
            <w:sz w:val="21"/>
          </w:rPr>
          <w:t>{'original_img': [2.1807044, 2.05212, 2.210547], 'hist': [2.2188263, 2.0984893, 2.244731], 'CLAHE': [1.9774343, 1.8752652, 1.9603314], 'patch hist': [1.8498175, 1.6840404, 1.9293033]}</w:t>
        </w:r>
      </w:ins>
    </w:p>
    <w:p>
      <w:pPr>
        <w:rPr>
          <w:del w:id="19" w:author="lior" w:date="2021-12-26T13:11:54Z"/>
        </w:rPr>
      </w:pPr>
      <w:del w:id="20" w:author="lior" w:date="2021-12-26T13:11:54Z">
        <w:r>
          <w:rPr>
            <w:rFonts w:ascii="Consolas" w:hAnsi="Consolas"/>
            <w:color w:val="616161"/>
            <w:sz w:val="21"/>
          </w:rPr>
          <w:delText>{'original_img': [2.058046146506148], 'hist': [1.755100107288814], 'CLAHE': [1.711627246089098], 'patch hist': [1.446827327274717]}</w:delText>
        </w:r>
        <w:r/>
      </w:del>
    </w:p>
    <w:p>
      <w:pPr>
        <w:suppressAutoHyphens/>
        <w:hyphenationLines w:val="0"/>
        <w:rPr>
          <w:sz w:val="32"/>
          <w:szCs w:val="32"/>
          <w:del w:id="21" w:author="lior" w:date="2021-12-26T13:11:54Z"/>
        </w:rPr>
      </w:pPr>
      <w:del w:id="22" w:author="lior" w:date="2021-12-26T13:11:54Z">
        <w:r/>
        <w:r>
          <w:rPr>
            <w:noProof/>
          </w:rPr>
          <w:drawing>
            <wp:inline distT="114300" distB="114300" distL="114300" distR="114300">
              <wp:extent cx="5455920" cy="1341120"/>
              <wp:effectExtent l="0" t="0" r="0" b="0"/>
              <wp:docPr id="24"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31"/>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QIQAAQAgAAAAAAAAAAAAAAAAAACgAAAAIAAAAAQAAAAEAAAA="/>
                          </a:ext>
                        </a:extLst>
                      </pic:cNvPicPr>
                    </pic:nvPicPr>
                    <pic:blipFill>
                      <a:blip r:embed="rId29"/>
                      <a:stretch>
                        <a:fillRect/>
                      </a:stretch>
                    </pic:blipFill>
                    <pic:spPr>
                      <a:xfrm>
                        <a:off x="0" y="0"/>
                        <a:ext cx="5455920" cy="1341120"/>
                      </a:xfrm>
                      <a:prstGeom prst="rect">
                        <a:avLst/>
                      </a:prstGeom>
                      <a:noFill/>
                      <a:ln w="12700">
                        <a:noFill/>
                      </a:ln>
                    </pic:spPr>
                  </pic:pic>
                </a:graphicData>
              </a:graphic>
            </wp:inline>
          </w:drawing>
        </w:r>
        <w:r/>
        <w:r>
          <w:rPr>
            <w:sz w:val="32"/>
            <w:szCs w:val="32"/>
          </w:rPr>
        </w:r>
      </w:del>
    </w:p>
    <w:p>
      <w:pPr>
        <w:rPr>
          <w:del w:id="23" w:author="lior" w:date="2021-12-26T13:11:54Z"/>
        </w:rPr>
      </w:pPr>
      <w:del w:id="24" w:author="lior" w:date="2021-12-26T13:11:54Z">
        <w:r>
          <w:rPr>
            <w:rFonts w:ascii="Consolas" w:hAnsi="Consolas"/>
            <w:color w:val="616161"/>
            <w:sz w:val="21"/>
          </w:rPr>
          <w:delText>{'original_img': [2.1807044, 2.05212, 2.210547], 'hist': [2.2188263, 2.0984893, 2.244731], 'CLAHE': [1.9774343, 1.8752652, 1.9603314], 'patch hist': [1.8498175, 1.6840404, 1.9293033]}</w:delText>
        </w:r>
        <w:r/>
      </w:del>
    </w:p>
    <w:p>
      <w:pPr>
        <w:rPr>
          <w:del w:id="25" w:author="lior" w:date="2021-12-26T13:11:54Z"/>
        </w:rPr>
        <w:pPrChange w:id="26" w:author="lior" w:date="2021-12-26T13:10:04Z">
          <w:pPr>
            <w:suppressAutoHyphens/>
            <w:hyphenationLines w:val="0"/>
          </w:pPr>
        </w:pPrChange>
      </w:pPr>
      <w:del w:id="27" w:author="lior" w:date="2021-12-26T13:11:54Z">
        <w:r/>
      </w:del>
    </w:p>
    <w:p>
      <w:pPr>
        <w:suppressAutoHyphens/>
        <w:hyphenationLines w:val="0"/>
        <w:rPr>
          <w:i/>
          <w:iCs/>
          <w:sz w:val="32"/>
          <w:szCs w:val="32"/>
          <w:ins w:id="28" w:author="lior" w:date="2021-12-26T13:11:11Z"/>
        </w:rPr>
      </w:pPr>
      <w:ins w:id="29" w:author="lior" w:date="2021-12-26T13:11:11Z">
        <w:r>
          <w:rPr>
            <w:i/>
            <w:iCs/>
            <w:sz w:val="32"/>
            <w:szCs w:val="32"/>
          </w:rPr>
        </w:r>
      </w:ins>
    </w:p>
    <w:p>
      <w:pPr>
        <w:suppressAutoHyphens/>
        <w:hyphenationLines w:val="0"/>
        <w:rPr>
          <w:i/>
          <w:iCs/>
          <w:sz w:val="32"/>
          <w:szCs w:val="32"/>
        </w:rPr>
      </w:pPr>
      <w:r>
        <w:rPr>
          <w:i/>
          <w:iCs/>
          <w:sz w:val="32"/>
          <w:szCs w:val="32"/>
        </w:rPr>
        <w:t>landscape</w:t>
      </w:r>
    </w:p>
    <w:p>
      <w:pPr>
        <w:suppressAutoHyphens/>
        <w:hyphenationLines w:val="0"/>
        <w:rPr>
          <w:sz w:val="32"/>
          <w:szCs w:val="32"/>
        </w:rPr>
      </w:pPr>
      <w:r/>
      <w:r>
        <w:rPr>
          <w:noProof/>
        </w:rPr>
        <w:drawing>
          <wp:inline distT="114300" distB="114300" distL="114300" distR="114300">
            <wp:extent cx="5455920" cy="1341120"/>
            <wp:effectExtent l="0" t="0" r="0" b="0"/>
            <wp:docPr id="25"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42"/>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IAAAAHoAAAAAAAAAAAAAAAAAAAAAAAAAAAAAAAAAAAAAAAAAAAAACQIQAAQAgAAAAAAAAAAAAAAAAAACgAAAAIAAAAAQAAAAEAAAA="/>
                        </a:ext>
                      </a:extLst>
                    </pic:cNvPicPr>
                  </pic:nvPicPr>
                  <pic:blipFill>
                    <a:blip r:embed="rId30"/>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[1.172096515356124], 'hist': [0.3163984379766023], 'CLAHE': [0.28061545882816147], 'patch hist': [0.29433779996163395]}</w:t>
      </w:r>
      <w:r/>
    </w:p>
    <w:p>
      <w:pPr>
        <w:suppressAutoHyphens/>
        <w:hyphenationLines w:val="0"/>
        <w:rPr>
          <w:sz w:val="32"/>
          <w:szCs w:val="32"/>
        </w:rPr>
      </w:pPr>
      <w:r/>
      <w:r>
        <w:rPr>
          <w:noProof/>
        </w:rPr>
        <w:drawing>
          <wp:inline distT="114300" distB="114300" distL="114300" distR="114300">
            <wp:extent cx="5455920" cy="1341120"/>
            <wp:effectExtent l="0" t="0" r="0" b="0"/>
            <wp:docPr id="26"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43"/>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QAAAAHoAAAAAAAAAAAAAAAAAAAAAAAAAAAAAAAAAAAAAAAAAAAAACQIQAAQAgAAAAAAAAAAAAAAAAAACgAAAAIAAAAAQAAAAEAAAA="/>
                        </a:ext>
                      </a:extLst>
                    </pic:cNvPicPr>
                  </pic:nvPicPr>
                  <pic:blipFill>
                    <a:blip r:embed="rId31"/>
                    <a:stretch>
                      <a:fillRect/>
                    </a:stretch>
                  </pic:blipFill>
                  <pic:spPr>
                    <a:xfrm>
                      <a:off x="0" y="0"/>
                      <a:ext cx="5455920" cy="1341120"/>
                    </a:xfrm>
                    <a:prstGeom prst="rect">
                      <a:avLst/>
                    </a:prstGeom>
                    <a:noFill/>
                    <a:ln w="12700">
                      <a:noFill/>
                    </a:ln>
                  </pic:spPr>
                </pic:pic>
              </a:graphicData>
            </a:graphic>
          </wp:inline>
        </w:drawing>
      </w:r>
      <w:r/>
      <w:r>
        <w:rPr>
          <w:sz w:val="32"/>
          <w:szCs w:val="32"/>
        </w:rPr>
      </w:r>
    </w:p>
    <w:p>
      <w:r>
        <w:rPr>
          <w:rFonts w:ascii="Consolas" w:hAnsi="Consolas"/>
          <w:color w:val="616161"/>
          <w:sz w:val="21"/>
        </w:rPr>
        <w:t>{'original_img': [1.0597273, 1.0436568, 1.2941239], 'hist': [1.1365395, 1.1041607, 1.3336961], 'CLAHE': [0.31881455, 0.23869422, 0.26458448], 'patch hist': [0.3321455, 0.26011604, 0.34795547]}</w:t>
      </w:r>
      <w:r/>
    </w:p>
    <w:p>
      <w:pPr>
        <w:suppressAutoHyphens/>
        <w:hyphenationLines w:val="0"/>
        <w:rPr>
          <w:sz w:val="32"/>
          <w:szCs w:val="32"/>
        </w:rPr>
      </w:pPr>
      <w:r>
        <w:rPr>
          <w:sz w:val="32"/>
          <w:szCs w:val="32"/>
        </w:rPr>
      </w:r>
    </w:p>
    <w:p>
      <w:pPr>
        <w:suppressAutoHyphens/>
        <w:hyphenationLines w:val="0"/>
        <w:rPr>
          <w:sz w:val="32"/>
          <w:szCs w:val="32"/>
        </w:rPr>
      </w:pPr>
      <w:r>
        <w:rPr>
          <w:sz w:val="32"/>
          <w:szCs w:val="32"/>
        </w:rPr>
      </w:r>
    </w:p>
    <w:p>
      <w:pPr>
        <w:spacing/>
        <w:jc w:val="both"/>
        <w:suppressAutoHyphens/>
        <w:hyphenationLines w:val="0"/>
        <w:rPr>
          <w:sz w:val="32"/>
          <w:szCs w:val="32"/>
          <w:del w:id="30" w:author="lior" w:date="2021-12-26T13:11:54Z"/>
        </w:rPr>
      </w:pPr>
      <w:del w:id="31" w:author="lior" w:date="2021-12-26T13:11:54Z"/>
      <w:r>
        <w:rPr>
          <w:sz w:val="32"/>
          <w:szCs w:val="32"/>
        </w:rPr>
        <w:t>For now it looks like CLAHE gives the smoothest histograms and the first version of "patch hist" is a little rougher than it, but both do much better job then 'global histogram equalization', while</w:t>
      </w:r>
    </w:p>
    <w:p>
      <w:pPr>
        <w:spacing/>
        <w:jc w:val="both"/>
        <w:suppressAutoHyphens/>
        <w:hyphenationLines w:val="0"/>
        <w:rPr>
          <w:sz w:val="32"/>
          <w:szCs w:val="32"/>
        </w:rPr>
        <w:pPrChange w:id="32" w:author="HaimR" w:date="2021-12-24T17:19:00Z">
          <w:pPr>
            <w:suppressAutoHyphens/>
            <w:hyphenationLines w:val="0"/>
          </w:pPr>
        </w:pPrChange>
      </w:pPr>
      <w:r>
        <w:rPr>
          <w:sz w:val="32"/>
          <w:szCs w:val="32"/>
        </w:rPr>
        <w:t xml:space="preserve"> (at least for me) CLAHE and "patch hist" are emphasizing most details in the images.</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sz w:val="32"/>
          <w:szCs w:val="32"/>
          <w:u w:color="auto" w:val="single"/>
        </w:rPr>
      </w:pPr>
      <w:r>
        <w:rPr>
          <w:sz w:val="32"/>
          <w:szCs w:val="32"/>
          <w:u w:color="auto" w:val="single"/>
        </w:rPr>
        <w:t>Expansion of “patch hist” results</w:t>
      </w:r>
    </w:p>
    <w:p>
      <w:pPr>
        <w:spacing/>
        <w:jc w:val="both"/>
        <w:suppressAutoHyphens/>
        <w:hyphenationLines w:val="0"/>
        <w:rPr>
          <w:sz w:val="32"/>
          <w:szCs w:val="32"/>
        </w:rPr>
      </w:pPr>
      <w:r>
        <w:rPr>
          <w:sz w:val="32"/>
          <w:szCs w:val="32"/>
        </w:rPr>
      </w:r>
    </w:p>
    <w:p>
      <w:pPr>
        <w:spacing/>
        <w:jc w:val="both"/>
        <w:suppressAutoHyphens/>
        <w:hyphenationLines w:val="0"/>
        <w:rPr>
          <w:sz w:val="32"/>
          <w:szCs w:val="32"/>
        </w:rPr>
        <w:pPrChange w:id="33" w:author="HaimR" w:date="2021-12-24T17:19:00Z">
          <w:pPr>
            <w:suppressAutoHyphens/>
            <w:hyphenationLines w:val="0"/>
          </w:pPr>
        </w:pPrChange>
      </w:pPr>
      <w:r>
        <w:rPr>
          <w:b/>
          <w:bCs/>
          <w:sz w:val="32"/>
          <w:szCs w:val="32"/>
        </w:rPr>
        <w:t>Note:</w:t>
      </w:r>
      <w:r>
        <w:rPr>
          <w:sz w:val="32"/>
          <w:szCs w:val="32"/>
        </w:rPr>
        <w:t xml:space="preserve"> In light of the results above, the deeper dive will focus on results on LAB images, but the same techniques can be applied to any other color space.</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Because "patch hist" works on every patch in the image, it has many data points on each pixel, so we can calculate more then just the mean of the distribution.</w:t>
      </w:r>
    </w:p>
    <w:p>
      <w:pPr>
        <w:spacing/>
        <w:jc w:val="both"/>
        <w:suppressAutoHyphens/>
        <w:hyphenationLines w:val="0"/>
        <w:rPr>
          <w:sz w:val="32"/>
          <w:szCs w:val="32"/>
        </w:rPr>
      </w:pPr>
      <w:r>
        <w:rPr>
          <w:sz w:val="32"/>
          <w:szCs w:val="32"/>
        </w:rPr>
        <w:t>For now we will look at the standard deviation and skewness images that the deeper “patch hist” can give us.</w:t>
      </w:r>
    </w:p>
    <w:p>
      <w:pPr>
        <w:spacing/>
        <w:jc w:val="both"/>
        <w:suppressAutoHyphens/>
        <w:hyphenationLines w:val="0"/>
        <w:rPr>
          <w:sz w:val="32"/>
          <w:szCs w:val="32"/>
        </w:rPr>
      </w:pPr>
      <w:r>
        <w:rPr>
          <w:sz w:val="32"/>
          <w:szCs w:val="32"/>
        </w:rPr>
      </w:r>
    </w:p>
    <w:p>
      <w:pPr>
        <w:spacing/>
        <w:jc w:val="both"/>
        <w:suppressAutoHyphens/>
        <w:hyphenationLines w:val="0"/>
        <w:rPr>
          <w:sz w:val="32"/>
          <w:szCs w:val="32"/>
          <w:del w:id="34" w:author="lior" w:date="2021-12-26T13:11:54Z"/>
        </w:rPr>
      </w:pPr>
      <w:del w:id="35" w:author="lior" w:date="2021-12-26T13:11:54Z">
        <w:r>
          <w:rPr>
            <w:sz w:val="32"/>
            <w:szCs w:val="32"/>
          </w:rPr>
        </w:r>
      </w:del>
    </w:p>
    <w:p>
      <w:pPr>
        <w:spacing/>
        <w:jc w:val="both"/>
        <w:suppressAutoHyphens/>
        <w:hyphenationLines w:val="0"/>
        <w:rPr>
          <w:sz w:val="32"/>
          <w:szCs w:val="32"/>
          <w:u w:color="auto" w:val="single"/>
        </w:rPr>
      </w:pPr>
      <w:r>
        <w:rPr>
          <w:sz w:val="32"/>
          <w:szCs w:val="32"/>
          <w:u w:color="auto" w:val="single"/>
        </w:rPr>
      </w:r>
    </w:p>
    <w:p>
      <w:pPr>
        <w:spacing/>
        <w:jc w:val="both"/>
        <w:suppressAutoHyphens/>
        <w:hyphenationLines w:val="0"/>
        <w:rPr>
          <w:sz w:val="32"/>
          <w:szCs w:val="32"/>
        </w:rPr>
      </w:pPr>
      <w:r>
        <w:rPr>
          <w:sz w:val="32"/>
          <w:szCs w:val="32"/>
          <w:u w:color="auto" w:val="single"/>
        </w:rPr>
        <w:t>Standard Deviation images</w:t>
      </w:r>
      <w:r>
        <w:rPr>
          <w:sz w:val="32"/>
          <w:szCs w:val="32"/>
        </w:rPr>
        <w:t xml:space="preserve"> </w:t>
      </w:r>
    </w:p>
    <w:p>
      <w:pPr>
        <w:spacing/>
        <w:jc w:val="both"/>
        <w:suppressAutoHyphens/>
        <w:hyphenationLines w:val="0"/>
        <w:rPr>
          <w:sz w:val="32"/>
          <w:szCs w:val="32"/>
          <w:del w:id="36" w:author="lior" w:date="2021-12-26T13:11:54Z"/>
        </w:rPr>
      </w:pPr>
      <w:del w:id="37" w:author="lior" w:date="2021-12-26T13:11:54Z">
        <w:r>
          <w:rPr>
            <w:sz w:val="32"/>
            <w:szCs w:val="32"/>
          </w:rPr>
        </w:r>
      </w:del>
    </w:p>
    <w:p>
      <w:pPr>
        <w:spacing/>
        <w:jc w:val="both"/>
        <w:suppressAutoHyphens/>
        <w:hyphenationLines w:val="0"/>
        <w:rPr>
          <w:sz w:val="32"/>
          <w:szCs w:val="32"/>
        </w:rPr>
        <w:pPrChange w:id="38" w:author="lior" w:date="2021-12-26T13:11:54Z">
          <w:pPr>
            <w:spacing/>
            <w:jc w:val="both"/>
            <w:suppressAutoHyphens/>
            <w:hyphenationLines w:val="0"/>
          </w:pPr>
        </w:pPrChange>
      </w:pPr>
      <w:r>
        <w:rPr>
          <w:sz w:val="32"/>
          <w:szCs w:val="32"/>
        </w:rPr>
      </w:r>
    </w:p>
    <w:p>
      <w:pPr>
        <w:spacing/>
        <w:jc w:val="both"/>
        <w:suppressAutoHyphens/>
        <w:hyphenationLines w:val="0"/>
        <w:rPr>
          <w:b/>
          <w:bCs/>
          <w:sz w:val="32"/>
          <w:szCs w:val="32"/>
        </w:rPr>
      </w:pPr>
      <w:r>
        <w:rPr>
          <w:b/>
          <w:bCs/>
          <w:sz w:val="32"/>
          <w:szCs w:val="32"/>
        </w:rPr>
        <w:t>Images</w:t>
      </w:r>
    </w:p>
    <w:p>
      <w:pPr>
        <w:spacing/>
        <w:jc w:val="both"/>
        <w:suppressAutoHyphens/>
        <w:hyphenationLines w:val="0"/>
        <w:rPr>
          <w:sz w:val="32"/>
          <w:szCs w:val="32"/>
        </w:rPr>
      </w:pPr>
      <w:r/>
      <w:r>
        <w:rPr>
          <w:noProof/>
        </w:rPr>
        <w:drawing>
          <wp:inline distT="114300" distB="114300" distL="114300" distR="114300">
            <wp:extent cx="2278380" cy="2308860"/>
            <wp:effectExtent l="0" t="0" r="0" b="0"/>
            <wp:docPr id="27"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8"/>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AEDgAANA4AAAAAAAAAAAAAAAAAACgAAAAIAAAAAQAAAAEAAAA="/>
                        </a:ext>
                      </a:extLst>
                    </pic:cNvPicPr>
                  </pic:nvPicPr>
                  <pic:blipFill>
                    <a:blip r:embed="rId32"/>
                    <a:stretch>
                      <a:fillRect/>
                    </a:stretch>
                  </pic:blipFill>
                  <pic:spPr>
                    <a:xfrm>
                      <a:off x="0" y="0"/>
                      <a:ext cx="2278380" cy="2308860"/>
                    </a:xfrm>
                    <a:prstGeom prst="rect">
                      <a:avLst/>
                    </a:prstGeom>
                    <a:noFill/>
                    <a:ln w="12700">
                      <a:noFill/>
                    </a:ln>
                  </pic:spPr>
                </pic:pic>
              </a:graphicData>
            </a:graphic>
          </wp:inline>
        </w:drawing>
      </w:r>
      <w:r/>
      <w:r>
        <w:rPr>
          <w:noProof/>
        </w:rPr>
        <w:drawing>
          <wp:inline distT="114300" distB="114300" distL="114300" distR="114300">
            <wp:extent cx="2148840" cy="2280285"/>
            <wp:effectExtent l="0" t="0" r="0" b="0"/>
            <wp:docPr id="28"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0"/>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A4DQAABw4AAAAAAAAAAAAAAAAAACgAAAAIAAAAAQAAAAEAAAA="/>
                        </a:ext>
                      </a:extLst>
                    </pic:cNvPicPr>
                  </pic:nvPicPr>
                  <pic:blipFill>
                    <a:blip r:embed="rId33"/>
                    <a:stretch>
                      <a:fillRect/>
                    </a:stretch>
                  </pic:blipFill>
                  <pic:spPr>
                    <a:xfrm>
                      <a:off x="0" y="0"/>
                      <a:ext cx="2148840" cy="2280285"/>
                    </a:xfrm>
                    <a:prstGeom prst="rect">
                      <a:avLst/>
                    </a:prstGeom>
                    <a:noFill/>
                    <a:ln w="12700">
                      <a:noFill/>
                    </a:ln>
                  </pic:spPr>
                </pic:pic>
              </a:graphicData>
            </a:graphic>
          </wp:inline>
        </w:drawing>
      </w:r>
      <w:r/>
      <w:r>
        <w:rPr>
          <w:noProof/>
        </w:rPr>
        <w:drawing>
          <wp:inline distT="114300" distB="114300" distL="114300" distR="114300">
            <wp:extent cx="3360420" cy="2308860"/>
            <wp:effectExtent l="0" t="0" r="0" b="0"/>
            <wp:docPr id="29"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2"/>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CsFAAANA4AAAAAAAAAAAAAAAAAACgAAAAIAAAAAQAAAAEAAAA="/>
                        </a:ext>
                      </a:extLst>
                    </pic:cNvPicPr>
                  </pic:nvPicPr>
                  <pic:blipFill>
                    <a:blip r:embed="rId34"/>
                    <a:stretch>
                      <a:fillRect/>
                    </a:stretch>
                  </pic:blipFill>
                  <pic:spPr>
                    <a:xfrm>
                      <a:off x="0" y="0"/>
                      <a:ext cx="3360420" cy="2308860"/>
                    </a:xfrm>
                    <a:prstGeom prst="rect">
                      <a:avLst/>
                    </a:prstGeom>
                    <a:noFill/>
                    <a:ln w="12700">
                      <a:noFill/>
                    </a:ln>
                  </pic:spPr>
                </pic:pic>
              </a:graphicData>
            </a:graphic>
          </wp:inline>
        </w:drawing>
      </w:r>
      <w:r/>
      <w:r>
        <w:rPr>
          <w:noProof/>
        </w:rPr>
        <w:drawing>
          <wp:inline distT="114300" distB="114300" distL="114300" distR="114300">
            <wp:extent cx="3669030" cy="2308860"/>
            <wp:effectExtent l="0" t="0" r="0" b="0"/>
            <wp:docPr id="30"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44"/>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CSFgAANA4AAAAAAAAAAAAAAAAAACgAAAAIAAAAAQAAAAEAAAA="/>
                        </a:ext>
                      </a:extLst>
                    </pic:cNvPicPr>
                  </pic:nvPicPr>
                  <pic:blipFill>
                    <a:blip r:embed="rId35"/>
                    <a:stretch>
                      <a:fillRect/>
                    </a:stretch>
                  </pic:blipFill>
                  <pic:spPr>
                    <a:xfrm>
                      <a:off x="0" y="0"/>
                      <a:ext cx="3669030" cy="2308860"/>
                    </a:xfrm>
                    <a:prstGeom prst="rect">
                      <a:avLst/>
                    </a:prstGeom>
                    <a:noFill/>
                    <a:ln w="12700">
                      <a:noFill/>
                    </a:ln>
                  </pic:spPr>
                </pic:pic>
              </a:graphicData>
            </a:graphic>
          </wp:inline>
        </w:drawing>
      </w:r>
      <w: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b/>
          <w:bCs/>
          <w:sz w:val="32"/>
          <w:szCs w:val="32"/>
        </w:rPr>
        <w:t>Histograms</w:t>
      </w:r>
      <w:r>
        <w:rPr>
          <w:sz w:val="32"/>
          <w:szCs w:val="32"/>
        </w:rPr>
        <w:t xml:space="preserve"> </w:t>
      </w:r>
    </w:p>
    <w:p>
      <w:pPr>
        <w:spacing/>
        <w:jc w:val="both"/>
        <w:suppressAutoHyphens/>
        <w:hyphenationLines w:val="0"/>
        <w:rPr>
          <w:sz w:val="32"/>
          <w:szCs w:val="32"/>
        </w:rPr>
      </w:pPr>
      <w:r/>
      <w:r>
        <w:rPr>
          <w:noProof/>
        </w:rPr>
        <w:drawing>
          <wp:inline distT="114300" distB="114300" distL="114300" distR="114300">
            <wp:extent cx="5455920" cy="1341120"/>
            <wp:effectExtent l="0" t="0" r="0" b="0"/>
            <wp:docPr id="31"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9"/>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wAAAAHoAAAAAAAAAAAAAAAAAAAAAAAAAAAAAAAAAAAAAAAAAAAAACQIQAAQAgAAAAAAAAAAAAAAAAAACgAAAAIAAAAAQAAAAEAAAA="/>
                        </a:ext>
                      </a:extLst>
                    </pic:cNvPicPr>
                  </pic:nvPicPr>
                  <pic:blipFill>
                    <a:blip r:embed="rId36"/>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{'img_std_ph': [0.5501801990158296]}</w:t>
      </w:r>
      <w:r/>
    </w:p>
    <w:p>
      <w:pPr>
        <w:spacing/>
        <w:jc w:val="both"/>
        <w:suppressAutoHyphens/>
        <w:hyphenationLines w:val="0"/>
        <w:rPr>
          <w:sz w:val="32"/>
          <w:szCs w:val="32"/>
        </w:rPr>
      </w:pPr>
      <w:r/>
      <w:r>
        <w:rPr>
          <w:noProof/>
        </w:rPr>
        <w:drawing>
          <wp:inline distT="114300" distB="114300" distL="114300" distR="114300">
            <wp:extent cx="5455920" cy="1341120"/>
            <wp:effectExtent l="0" t="0" r="0" b="0"/>
            <wp:docPr id="32"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21"/>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4AAAAHoAAAAAAAAAAAAAAAAAAAAAAAAAAAAAAAAAAAAAAAAAAAAACQIQAAQAgAAAAAAAAAAAAAAAAAACgAAAAIAAAAAQAAAAEAAAA="/>
                        </a:ext>
                      </a:extLst>
                    </pic:cNvPicPr>
                  </pic:nvPicPr>
                  <pic:blipFill>
                    <a:blip r:embed="rId37"/>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{'img_std_ph': [0.4248094075009173]}</w:t>
      </w:r>
      <w:r/>
    </w:p>
    <w:p>
      <w:pPr>
        <w:spacing/>
        <w:jc w:val="both"/>
        <w:suppressAutoHyphens/>
        <w:hyphenationLines w:val="0"/>
        <w:rPr>
          <w:sz w:val="32"/>
          <w:szCs w:val="32"/>
        </w:rPr>
      </w:pPr>
      <w:r/>
      <w:r>
        <w:rPr>
          <w:noProof/>
        </w:rPr>
        <w:drawing>
          <wp:inline distT="114300" distB="114300" distL="114300" distR="114300">
            <wp:extent cx="5455920" cy="1341120"/>
            <wp:effectExtent l="0" t="0" r="0" b="0"/>
            <wp:docPr id="33"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3"/>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AAAAAHoAAAAAAAAAAAAAAAAAAAAAAAAAAAAAAAAAAAAAAAAAAAAACQIQAAQAgAAAAAAAAAAAAAAAAAACgAAAAIAAAAAQAAAAEAAAA="/>
                        </a:ext>
                      </a:extLst>
                    </pic:cNvPicPr>
                  </pic:nvPicPr>
                  <pic:blipFill>
                    <a:blip r:embed="rId38"/>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{'img_std_ph': [1.7777126195317292]}</w:t>
      </w:r>
      <w:r/>
    </w:p>
    <w:p>
      <w:pPr>
        <w:spacing/>
        <w:jc w:val="both"/>
        <w:suppressAutoHyphens/>
        <w:hyphenationLines w:val="0"/>
        <w:rPr>
          <w:sz w:val="32"/>
          <w:szCs w:val="32"/>
        </w:rPr>
      </w:pPr>
      <w:r/>
      <w:r>
        <w:rPr>
          <w:noProof/>
        </w:rPr>
        <w:drawing>
          <wp:inline distT="114300" distB="114300" distL="114300" distR="114300">
            <wp:extent cx="5455920" cy="1341120"/>
            <wp:effectExtent l="0" t="0" r="0" b="0"/>
            <wp:docPr id="34"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45"/>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IAAAAHoAAAAAAAAAAAAAAAAAAAAAAAAAAAAAAAAAAAAAAAAAAAAACQIQAAQAgAAAAAAAAAAAAAAAAAACgAAAAIAAAAAQAAAAEAAAA="/>
                        </a:ext>
                      </a:extLst>
                    </pic:cNvPicPr>
                  </pic:nvPicPr>
                  <pic:blipFill>
                    <a:blip r:embed="rId39"/>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{'img_std_ph': [0.5120582003987958]}</w:t>
      </w:r>
      <w:r/>
    </w:p>
    <w:p>
      <w:pPr>
        <w:spacing/>
        <w:jc w:val="both"/>
      </w:pPr>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It appears that for most images the standard deviation is distributed pretty uniformly between values close to 0 up to about 70, but that says that the mean is not completely stable.</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sz w:val="32"/>
          <w:szCs w:val="32"/>
          <w:u w:color="auto" w:val="single"/>
        </w:rPr>
      </w:pPr>
      <w:r>
        <w:rPr>
          <w:sz w:val="32"/>
          <w:szCs w:val="32"/>
          <w:u w:color="auto" w:val="single"/>
        </w:rPr>
        <w:t>Skewness images</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b/>
          <w:bCs/>
          <w:sz w:val="32"/>
          <w:szCs w:val="32"/>
        </w:rPr>
        <w:t>Images</w:t>
      </w:r>
      <w:r>
        <w:rPr>
          <w:sz w:val="32"/>
          <w:szCs w:val="32"/>
        </w:rPr>
        <w:t xml:space="preserve"> </w:t>
      </w:r>
    </w:p>
    <w:p>
      <w:pPr>
        <w:spacing/>
        <w:jc w:val="both"/>
        <w:suppressAutoHyphens/>
        <w:hyphenationLines w:val="0"/>
        <w:rPr>
          <w:sz w:val="32"/>
          <w:szCs w:val="32"/>
        </w:rPr>
      </w:pPr>
      <w:r/>
      <w:r>
        <w:rPr>
          <w:noProof/>
        </w:rPr>
        <w:drawing>
          <wp:inline distT="114300" distB="114300" distL="114300" distR="114300">
            <wp:extent cx="2286000" cy="2308860"/>
            <wp:effectExtent l="0" t="0" r="0" b="0"/>
            <wp:docPr id="35"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10"/>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oAAAAAAAAAAAAAAAAAAAAAAAAAAAAAAAAAAAAAAAAAAAAAAQDgAANA4AAAAAAAAAAAAAAAAAACgAAAAIAAAAAQAAAAEAAAA="/>
                        </a:ext>
                      </a:extLst>
                    </pic:cNvPicPr>
                  </pic:nvPicPr>
                  <pic:blipFill>
                    <a:blip r:embed="rId40"/>
                    <a:stretch>
                      <a:fillRect/>
                    </a:stretch>
                  </pic:blipFill>
                  <pic:spPr>
                    <a:xfrm>
                      <a:off x="0" y="0"/>
                      <a:ext cx="2286000" cy="2308860"/>
                    </a:xfrm>
                    <a:prstGeom prst="rect">
                      <a:avLst/>
                    </a:prstGeom>
                    <a:noFill/>
                    <a:ln w="12700">
                      <a:noFill/>
                    </a:ln>
                  </pic:spPr>
                </pic:pic>
              </a:graphicData>
            </a:graphic>
          </wp:inline>
        </w:drawing>
      </w:r>
      <w:r/>
      <w:r>
        <w:rPr>
          <w:noProof/>
        </w:rPr>
        <w:drawing>
          <wp:inline distT="114300" distB="114300" distL="114300" distR="114300">
            <wp:extent cx="2194560" cy="2285365"/>
            <wp:effectExtent l="0" t="0" r="0" b="0"/>
            <wp:docPr id="36"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22"/>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oAAAAAAAAAAAAAAAAAAAAAAAAAAAAAAAAAAAAAAAAAAAAACADQAADw4AAAAAAAAAAAAAAAAAACgAAAAIAAAAAQAAAAEAAAA="/>
                        </a:ext>
                      </a:extLst>
                    </pic:cNvPicPr>
                  </pic:nvPicPr>
                  <pic:blipFill>
                    <a:blip r:embed="rId41"/>
                    <a:stretch>
                      <a:fillRect/>
                    </a:stretch>
                  </pic:blipFill>
                  <pic:spPr>
                    <a:xfrm>
                      <a:off x="0" y="0"/>
                      <a:ext cx="2194560" cy="2285365"/>
                    </a:xfrm>
                    <a:prstGeom prst="rect">
                      <a:avLst/>
                    </a:prstGeom>
                    <a:noFill/>
                    <a:ln w="12700">
                      <a:noFill/>
                    </a:ln>
                  </pic:spPr>
                </pic:pic>
              </a:graphicData>
            </a:graphic>
          </wp:inline>
        </w:drawing>
      </w:r>
      <w:r/>
      <w:r>
        <w:rPr>
          <w:noProof/>
        </w:rPr>
        <w:drawing>
          <wp:inline distT="114300" distB="114300" distL="114300" distR="114300">
            <wp:extent cx="3402330" cy="2308860"/>
            <wp:effectExtent l="0" t="0" r="0" b="0"/>
            <wp:docPr id="37"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4"/>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oAAAAAAAAAAAAAAAAAAAAAAAAAAAAAAAAAAAAAAAAAAAAADuFAAANA4AAAAAAAAAAAAAAAAAACgAAAAIAAAAAQAAAAEAAAA="/>
                        </a:ext>
                      </a:extLst>
                    </pic:cNvPicPr>
                  </pic:nvPicPr>
                  <pic:blipFill>
                    <a:blip r:embed="rId42"/>
                    <a:stretch>
                      <a:fillRect/>
                    </a:stretch>
                  </pic:blipFill>
                  <pic:spPr>
                    <a:xfrm>
                      <a:off x="0" y="0"/>
                      <a:ext cx="3402330" cy="2308860"/>
                    </a:xfrm>
                    <a:prstGeom prst="rect">
                      <a:avLst/>
                    </a:prstGeom>
                    <a:noFill/>
                    <a:ln w="12700">
                      <a:noFill/>
                    </a:ln>
                  </pic:spPr>
                </pic:pic>
              </a:graphicData>
            </a:graphic>
          </wp:inline>
        </w:drawing>
      </w:r>
      <w:r/>
      <w:r>
        <w:rPr>
          <w:noProof/>
        </w:rPr>
        <w:drawing>
          <wp:inline distT="114300" distB="114300" distL="114300" distR="114300">
            <wp:extent cx="3676650" cy="2308860"/>
            <wp:effectExtent l="0" t="0" r="0" b="0"/>
            <wp:docPr id="38"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46"/>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wAAAAHoAAAAAAAAAAAAAAAAAAAAAAAAAAAAAAAAAAAAAAAAAAAAACeFgAANA4AAAAAAAAAAAAAAAAAACgAAAAIAAAAAQAAAAEAAAA="/>
                        </a:ext>
                      </a:extLst>
                    </pic:cNvPicPr>
                  </pic:nvPicPr>
                  <pic:blipFill>
                    <a:blip r:embed="rId43"/>
                    <a:stretch>
                      <a:fillRect/>
                    </a:stretch>
                  </pic:blipFill>
                  <pic:spPr>
                    <a:xfrm>
                      <a:off x="0" y="0"/>
                      <a:ext cx="3676650" cy="2308860"/>
                    </a:xfrm>
                    <a:prstGeom prst="rect">
                      <a:avLst/>
                    </a:prstGeom>
                    <a:noFill/>
                    <a:ln w="12700">
                      <a:noFill/>
                    </a:ln>
                  </pic:spPr>
                </pic:pic>
              </a:graphicData>
            </a:graphic>
          </wp:inline>
        </w:drawing>
      </w:r>
      <w: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b/>
          <w:bCs/>
          <w:sz w:val="32"/>
          <w:szCs w:val="32"/>
        </w:rPr>
      </w:pPr>
      <w:r>
        <w:rPr>
          <w:b/>
          <w:bCs/>
          <w:sz w:val="32"/>
          <w:szCs w:val="32"/>
        </w:rPr>
        <w:t>Histograms</w:t>
      </w:r>
    </w:p>
    <w:p>
      <w:pPr>
        <w:spacing/>
        <w:jc w:val="both"/>
        <w:suppressAutoHyphens/>
        <w:hyphenationLines w:val="0"/>
        <w:rPr>
          <w:sz w:val="32"/>
          <w:szCs w:val="32"/>
        </w:rPr>
      </w:pPr>
      <w:r/>
      <w:r>
        <w:rPr>
          <w:noProof/>
        </w:rPr>
        <w:drawing>
          <wp:inline distT="114300" distB="114300" distL="114300" distR="114300">
            <wp:extent cx="5455920" cy="1341120"/>
            <wp:effectExtent l="0" t="0" r="0" b="0"/>
            <wp:docPr id="39"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11"/>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CQIQAAQAgAAAAAAAAAAAAAAAAAACgAAAAIAAAAAQAAAAEAAAA="/>
                        </a:ext>
                      </a:extLst>
                    </pic:cNvPicPr>
                  </pic:nvPicPr>
                  <pic:blipFill>
                    <a:blip r:embed="rId44"/>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{'img_skew_ph': [1.8701458631368337]}</w:t>
      </w:r>
      <w:r/>
    </w:p>
    <w:p>
      <w:pPr>
        <w:spacing/>
        <w:jc w:val="both"/>
        <w:suppressAutoHyphens/>
        <w:hyphenationLines w:val="0"/>
        <w:rPr>
          <w:sz w:val="32"/>
          <w:szCs w:val="32"/>
        </w:rPr>
      </w:pPr>
      <w:r/>
      <w:r>
        <w:rPr>
          <w:noProof/>
        </w:rPr>
        <w:drawing>
          <wp:inline distT="114300" distB="114300" distL="114300" distR="114300">
            <wp:extent cx="5455920" cy="1341120"/>
            <wp:effectExtent l="0" t="0" r="0" b="0"/>
            <wp:docPr id="40"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23"/>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EAAAAHoAAAAAAAAAAAAAAAAAAAAAAAAAAAAAAAAAAAAAAAAAAAAACQIQAAQAgAAAAAAAAAAAAAAAAAACgAAAAIAAAAAQAAAAEAAAA="/>
                        </a:ext>
                      </a:extLst>
                    </pic:cNvPicPr>
                  </pic:nvPicPr>
                  <pic:blipFill>
                    <a:blip r:embed="rId45"/>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{'img_skew_ph': [1.238052214540793]}</w:t>
      </w:r>
      <w:r/>
    </w:p>
    <w:p>
      <w:pPr>
        <w:spacing/>
        <w:jc w:val="both"/>
        <w:suppressAutoHyphens/>
        <w:hyphenationLines w:val="0"/>
        <w:rPr>
          <w:sz w:val="32"/>
          <w:szCs w:val="32"/>
        </w:rPr>
      </w:pPr>
      <w:r/>
      <w:r>
        <w:rPr>
          <w:noProof/>
        </w:rPr>
        <w:drawing>
          <wp:inline distT="114300" distB="114300" distL="114300" distR="114300">
            <wp:extent cx="5455920" cy="1341120"/>
            <wp:effectExtent l="0" t="0" r="0" b="0"/>
            <wp:docPr id="41"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35"/>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MAAAAHoAAAAAAAAAAAAAAAAAAAAAAAAAAAAAAAAAAAAAAAAAAAAACQIQAAQAgAAAAAAAAAAAAAAAAAACgAAAAIAAAAAQAAAAEAAAA="/>
                        </a:ext>
                      </a:extLst>
                    </pic:cNvPicPr>
                  </pic:nvPicPr>
                  <pic:blipFill>
                    <a:blip r:embed="rId46"/>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{'img_skew_ph': [2.0240793335073093]}</w:t>
      </w:r>
      <w:r/>
    </w:p>
    <w:p>
      <w:pPr>
        <w:spacing/>
        <w:jc w:val="both"/>
      </w:pPr>
      <w:r/>
    </w:p>
    <w:p>
      <w:pPr>
        <w:spacing/>
        <w:jc w:val="both"/>
        <w:suppressAutoHyphens/>
        <w:hyphenationLines w:val="0"/>
        <w:rPr>
          <w:sz w:val="32"/>
          <w:szCs w:val="32"/>
        </w:rPr>
      </w:pPr>
      <w:r/>
      <w:r>
        <w:rPr>
          <w:noProof/>
        </w:rPr>
        <w:drawing>
          <wp:inline distT="114300" distB="114300" distL="114300" distR="114300">
            <wp:extent cx="5455920" cy="1341120"/>
            <wp:effectExtent l="0" t="0" r="0" b="0"/>
            <wp:docPr id="42"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7"/>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YAAAAHoAAAAAAAAAAAAAAAAAAAAAAAAAAAAAAAAAAAAAAAAAAAAACQIQAAQAgAAAAAAAAAAAAAAAAAACgAAAAIAAAAAQAAAAEAAAA="/>
                        </a:ext>
                      </a:extLst>
                    </pic:cNvPicPr>
                  </pic:nvPicPr>
                  <pic:blipFill>
                    <a:blip r:embed="rId47"/>
                    <a:stretch>
                      <a:fillRect/>
                    </a:stretch>
                  </pic:blipFill>
                  <pic:spPr>
                    <a:xfrm>
                      <a:off x="0" y="0"/>
                      <a:ext cx="5455920" cy="1341120"/>
                    </a:xfrm>
                    <a:prstGeom prst="rect">
                      <a:avLst/>
                    </a:prstGeom>
                    <a:noFill/>
                    <a:ln w="12700">
                      <a:noFill/>
                    </a:ln>
                  </pic:spPr>
                </pic:pic>
              </a:graphicData>
            </a:graphic>
          </wp:inline>
        </w:drawing>
      </w:r>
      <w:r/>
      <w:r>
        <w:rPr>
          <w:sz w:val="32"/>
          <w:szCs w:val="32"/>
        </w:rPr>
      </w:r>
    </w:p>
    <w:p>
      <w:pPr>
        <w:spacing/>
        <w:jc w:val="both"/>
      </w:pPr>
      <w:r>
        <w:rPr>
          <w:rFonts w:ascii="Consolas" w:hAnsi="Consolas"/>
          <w:color w:val="616161"/>
          <w:sz w:val="21"/>
        </w:rPr>
        <w:t>{'img_skew_ph': [1.4555566496417625]}</w:t>
      </w:r>
      <w:r/>
    </w:p>
    <w:p>
      <w:pPr>
        <w:spacing/>
        <w:jc w:val="both"/>
      </w:pPr>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 xml:space="preserve">It looks like for most images the skewness is distributed in a double normal distributions with centers at around +/-0.75(mirrored on the 0 center). and that says that the distributions are mostly skewed and not normal. </w:t>
      </w:r>
    </w:p>
    <w:p>
      <w:pPr>
        <w:spacing/>
        <w:jc w:val="both"/>
        <w:suppressAutoHyphens/>
        <w:hyphenationLines w:val="0"/>
        <w:rPr>
          <w:sz w:val="32"/>
          <w:szCs w:val="32"/>
        </w:rPr>
      </w:pPr>
      <w:r>
        <w:rPr>
          <w:sz w:val="32"/>
          <w:szCs w:val="32"/>
        </w:rPr>
      </w:r>
    </w:p>
    <w:p>
      <w:pPr>
        <w:spacing/>
        <w:jc w:val="both"/>
        <w:suppressAutoHyphens/>
        <w:hyphenationLines w:val="0"/>
        <w:rPr>
          <w:sz w:val="32"/>
          <w:szCs w:val="32"/>
          <w:u w:color="auto" w:val="single"/>
        </w:rPr>
      </w:pPr>
      <w:r>
        <w:rPr>
          <w:sz w:val="32"/>
          <w:szCs w:val="32"/>
          <w:u w:color="auto" w:val="single"/>
        </w:rPr>
        <w:t>Standard Deviation and Skewness</w:t>
      </w:r>
    </w:p>
    <w:p>
      <w:pPr>
        <w:spacing/>
        <w:jc w:val="both"/>
        <w:suppressAutoHyphens/>
        <w:hyphenationLines w:val="0"/>
        <w:rPr>
          <w:sz w:val="32"/>
          <w:szCs w:val="32"/>
        </w:rPr>
      </w:pPr>
      <w:r>
        <w:rPr>
          <w:sz w:val="32"/>
          <w:szCs w:val="32"/>
        </w:rPr>
      </w:r>
    </w:p>
    <w:p>
      <w:pPr>
        <w:spacing/>
        <w:jc w:val="both"/>
        <w:suppressAutoHyphens/>
        <w:hyphenationLines w:val="0"/>
        <w:rPr>
          <w:sz w:val="32"/>
          <w:szCs w:val="32"/>
        </w:rPr>
        <w:pPrChange w:id="39" w:author="HaimR" w:date="2021-12-24T17:19:00Z">
          <w:pPr>
            <w:suppressAutoHyphens/>
            <w:hyphenationLines w:val="0"/>
          </w:pPr>
        </w:pPrChange>
      </w:pPr>
      <w:r>
        <w:rPr>
          <w:sz w:val="32"/>
          <w:szCs w:val="32"/>
        </w:rPr>
        <w:t>In light of the results above we want to see if the joint distribution of the standard deviation and the skewness show us something special or even maybe more.</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
        <w:rPr>
          <w:noProof/>
        </w:rPr>
        <w:drawing>
          <wp:inline distT="114300" distB="114300" distL="114300" distR="114300">
            <wp:extent cx="2335530" cy="2301240"/>
            <wp:effectExtent l="0" t="0" r="0" b="0"/>
            <wp:docPr id="43"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12"/>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AAAAHoAAAAAAAAAAAAAAAAAAAAAAAAAAAAAAAAAAAAAAAAAAAAABeDgAAKA4AAAAAAAAAAAAAAAAAACgAAAAIAAAAAQAAAAEAAAA="/>
                        </a:ext>
                      </a:extLst>
                    </pic:cNvPicPr>
                  </pic:nvPicPr>
                  <pic:blipFill>
                    <a:blip r:embed="rId48"/>
                    <a:stretch>
                      <a:fillRect/>
                    </a:stretch>
                  </pic:blipFill>
                  <pic:spPr>
                    <a:xfrm>
                      <a:off x="0" y="0"/>
                      <a:ext cx="2335530" cy="2301240"/>
                    </a:xfrm>
                    <a:prstGeom prst="rect">
                      <a:avLst/>
                    </a:prstGeom>
                    <a:noFill/>
                    <a:ln w="12700">
                      <a:noFill/>
                    </a:ln>
                  </pic:spPr>
                </pic:pic>
              </a:graphicData>
            </a:graphic>
          </wp:inline>
        </w:drawing>
      </w:r>
      <w:r/>
      <w:r>
        <w:rPr>
          <w:noProof/>
        </w:rPr>
        <w:drawing>
          <wp:inline distT="114300" distB="114300" distL="114300" distR="114300">
            <wp:extent cx="2350770" cy="2301240"/>
            <wp:effectExtent l="0" t="0" r="0" b="0"/>
            <wp:docPr id="4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24"/>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AAAAHoAAAAAAAAAAAAAAAAAAAAAAAAAAAAAAAAAAAAAAAAAAAAAB2DgAAKA4AAAAAAAAAAAAAAAAAACgAAAAIAAAAAQAAAAEAAAA="/>
                        </a:ext>
                      </a:extLst>
                    </pic:cNvPicPr>
                  </pic:nvPicPr>
                  <pic:blipFill>
                    <a:blip r:embed="rId49"/>
                    <a:stretch>
                      <a:fillRect/>
                    </a:stretch>
                  </pic:blipFill>
                  <pic:spPr>
                    <a:xfrm>
                      <a:off x="0" y="0"/>
                      <a:ext cx="2350770" cy="2301240"/>
                    </a:xfrm>
                    <a:prstGeom prst="rect">
                      <a:avLst/>
                    </a:prstGeom>
                    <a:noFill/>
                    <a:ln w="12700">
                      <a:noFill/>
                    </a:ln>
                  </pic:spPr>
                </pic:pic>
              </a:graphicData>
            </a:graphic>
          </wp:inline>
        </w:drawing>
      </w:r>
      <w:r/>
      <w:r>
        <w:rPr>
          <w:noProof/>
        </w:rPr>
        <w:drawing>
          <wp:inline distT="114300" distB="114300" distL="114300" distR="114300">
            <wp:extent cx="2369820" cy="2301240"/>
            <wp:effectExtent l="0" t="0" r="0" b="0"/>
            <wp:docPr id="4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36"/>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AAAAHoAAAAAAAAAAAAAAAAAAAAAAAAAAAAAAAAAAAAAAAAAAAAACUDgAAKA4AAAAAAAAAAAAAAAAAACgAAAAIAAAAAQAAAAEAAAA="/>
                        </a:ext>
                      </a:extLst>
                    </pic:cNvPicPr>
                  </pic:nvPicPr>
                  <pic:blipFill>
                    <a:blip r:embed="rId50"/>
                    <a:stretch>
                      <a:fillRect/>
                    </a:stretch>
                  </pic:blipFill>
                  <pic:spPr>
                    <a:xfrm>
                      <a:off x="0" y="0"/>
                      <a:ext cx="2369820" cy="2301240"/>
                    </a:xfrm>
                    <a:prstGeom prst="rect">
                      <a:avLst/>
                    </a:prstGeom>
                    <a:noFill/>
                    <a:ln w="12700">
                      <a:noFill/>
                    </a:ln>
                  </pic:spPr>
                </pic:pic>
              </a:graphicData>
            </a:graphic>
          </wp:inline>
        </w:drawing>
      </w:r>
      <w:r/>
      <w:r>
        <w:rPr>
          <w:noProof/>
        </w:rPr>
        <w:drawing>
          <wp:inline distT="114300" distB="114300" distL="114300" distR="114300">
            <wp:extent cx="2331720" cy="2301240"/>
            <wp:effectExtent l="0" t="0" r="0" b="0"/>
            <wp:docPr id="46"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8"/>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AAAAAHoAAAAAAAAAAAAAAAAAAAAAAAAAAAAAAAAAAAAAAAAAAAAABYDgAAKA4AAAAAAAAAAAAAAAAAACgAAAAIAAAAAQAAAAEAAAA="/>
                        </a:ext>
                      </a:extLst>
                    </pic:cNvPicPr>
                  </pic:nvPicPr>
                  <pic:blipFill>
                    <a:blip r:embed="rId51"/>
                    <a:stretch>
                      <a:fillRect/>
                    </a:stretch>
                  </pic:blipFill>
                  <pic:spPr>
                    <a:xfrm>
                      <a:off x="0" y="0"/>
                      <a:ext cx="2331720" cy="2301240"/>
                    </a:xfrm>
                    <a:prstGeom prst="rect">
                      <a:avLst/>
                    </a:prstGeom>
                    <a:noFill/>
                    <a:ln w="12700">
                      <a:noFill/>
                    </a:ln>
                  </pic:spPr>
                </pic:pic>
              </a:graphicData>
            </a:graphic>
          </wp:inline>
        </w:drawing>
      </w:r>
      <w: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sz w:val="32"/>
          <w:szCs w:val="32"/>
          <w:u w:color="auto" w:val="single"/>
        </w:rPr>
      </w:pPr>
      <w:r>
        <w:rPr>
          <w:sz w:val="32"/>
          <w:szCs w:val="32"/>
          <w:u w:color="auto" w:val="single"/>
        </w:rPr>
      </w:r>
    </w:p>
    <w:p>
      <w:pPr>
        <w:spacing/>
        <w:jc w:val="both"/>
        <w:suppressAutoHyphens/>
        <w:hyphenationLines w:val="0"/>
        <w:rPr>
          <w:sz w:val="32"/>
          <w:szCs w:val="32"/>
          <w:u w:color="auto" w:val="single"/>
        </w:rPr>
      </w:pPr>
      <w:r>
        <w:rPr>
          <w:sz w:val="32"/>
          <w:szCs w:val="32"/>
          <w:u w:color="auto" w:val="single"/>
        </w:rPr>
        <w:t>Skewness Correction</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 xml:space="preserve">Finally, having calculated the 'mean image' as well as the 'standard deviation image' and the 'skewness image', we can now calculate the correction of the mean towards the median. </w:t>
      </w:r>
    </w:p>
    <w:p>
      <w:pPr>
        <w:spacing/>
        <w:jc w:val="both"/>
        <w:suppressAutoHyphens/>
        <w:hyphenationLines w:val="0"/>
        <w:rPr>
          <w:rFonts w:ascii="Consolas" w:hAnsi="Consolas"/>
          <w:color w:val="616161"/>
          <w:sz w:val="21"/>
        </w:rPr>
      </w:pPr>
      <w:r>
        <w:rPr>
          <w:sz w:val="32"/>
          <w:szCs w:val="32"/>
        </w:rPr>
        <w:t>We will try a simple correction with the equation:</w:t>
      </w:r>
      <w:r>
        <w:rPr>
          <w:rFonts w:ascii="Consolas" w:hAnsi="Consolas"/>
          <w:color w:val="000000"/>
          <w:sz w:val="21"/>
        </w:rPr>
        <w:t xml:space="preserve"> </w:t>
      </w:r>
      <w:r>
        <w:rPr>
          <w:rFonts w:ascii="Consolas" w:hAnsi="Consolas"/>
          <w:color w:val="616161"/>
          <w:sz w:val="21"/>
        </w:rPr>
        <w:t xml:space="preserve"> </w:t>
      </w:r>
      <w:r>
        <w:rPr>
          <w:rFonts w:ascii="Consolas" w:hAnsi="Consolas"/>
          <w:color w:val="616161"/>
          <w:sz w:val="21"/>
        </w:rPr>
      </w:r>
    </w:p>
    <w:p>
      <w:pPr>
        <w:spacing/>
        <w:jc w:val="both"/>
        <w:suppressAutoHyphens/>
        <w:hyphenationLines w:val="0"/>
        <w:rPr>
          <w:rFonts w:ascii="Consolas" w:hAnsi="Consolas"/>
          <w:color w:val="616161"/>
        </w:rPr>
      </w:pPr>
      <w:r>
        <w:rPr>
          <w:rFonts w:ascii="Consolas" w:hAnsi="Consolas"/>
          <w:color w:val="616161"/>
          <w:sz w:val="28"/>
          <w:szCs w:val="28"/>
        </w:rPr>
        <w:t>skew corrected image</w:t>
      </w:r>
      <w:r>
        <w:rPr>
          <w:rFonts w:ascii="Consolas" w:hAnsi="Consolas"/>
          <w:sz w:val="28"/>
          <w:szCs w:val="28"/>
        </w:rPr>
        <w:t xml:space="preserve"> = </w:t>
      </w:r>
      <w:r>
        <w:rPr>
          <w:rFonts w:ascii="Consolas" w:hAnsi="Consolas"/>
          <w:color w:val="616161"/>
          <w:sz w:val="28"/>
          <w:szCs w:val="28"/>
        </w:rPr>
        <w:t>mean</w:t>
      </w:r>
      <w:r>
        <w:rPr>
          <w:rFonts w:ascii="Consolas" w:hAnsi="Consolas"/>
          <w:sz w:val="28"/>
          <w:szCs w:val="28"/>
        </w:rPr>
        <w:t xml:space="preserve"> - </w:t>
      </w:r>
      <w:r>
        <w:rPr>
          <w:rFonts w:ascii="Consolas" w:hAnsi="Consolas"/>
          <w:color w:val="616161"/>
          <w:sz w:val="28"/>
          <w:szCs w:val="28"/>
        </w:rPr>
        <w:t>alpha</w:t>
      </w:r>
      <w:r>
        <w:rPr>
          <w:rFonts w:ascii="Consolas" w:hAnsi="Consolas"/>
          <w:sz w:val="28"/>
          <w:szCs w:val="28"/>
        </w:rPr>
        <w:t xml:space="preserve"> * </w:t>
      </w:r>
      <w:r>
        <w:rPr>
          <w:rFonts w:ascii="Consolas" w:hAnsi="Consolas"/>
          <w:color w:val="616161"/>
          <w:sz w:val="28"/>
          <w:szCs w:val="28"/>
        </w:rPr>
        <w:t>skew</w:t>
      </w:r>
      <w:r>
        <w:rPr>
          <w:sz w:val="28"/>
          <w:szCs w:val="28"/>
        </w:rPr>
        <w:t xml:space="preserve"> </w:t>
      </w:r>
      <w:r>
        <w:rPr>
          <w:rFonts w:ascii="Consolas" w:hAnsi="Consolas"/>
          <w:color w:val="616161"/>
          <w:sz w:val="28"/>
          <w:szCs w:val="28"/>
        </w:rPr>
        <w:t xml:space="preserve">image </w:t>
      </w:r>
      <w:r>
        <w:rPr>
          <w:rFonts w:ascii="Consolas" w:hAnsi="Consolas"/>
          <w:sz w:val="28"/>
          <w:szCs w:val="28"/>
        </w:rPr>
        <w:t xml:space="preserve">* </w:t>
      </w:r>
      <w:r>
        <w:rPr>
          <w:rFonts w:ascii="Consolas" w:hAnsi="Consolas"/>
          <w:color w:val="616161"/>
          <w:sz w:val="28"/>
          <w:szCs w:val="28"/>
        </w:rPr>
        <w:t>std</w:t>
      </w:r>
      <w:r>
        <w:rPr>
          <w:sz w:val="28"/>
          <w:szCs w:val="28"/>
        </w:rPr>
        <w:t xml:space="preserve"> </w:t>
      </w:r>
      <w:r>
        <w:rPr>
          <w:rFonts w:ascii="Consolas" w:hAnsi="Consolas"/>
          <w:color w:val="616161"/>
          <w:sz w:val="28"/>
          <w:szCs w:val="28"/>
        </w:rPr>
        <w:t>image</w:t>
      </w:r>
      <w:r>
        <w:rPr>
          <w:rFonts w:ascii="Consolas" w:hAnsi="Consolas"/>
          <w:color w:val="616161"/>
        </w:rPr>
      </w:r>
    </w:p>
    <w:p>
      <w:pPr>
        <w:spacing/>
        <w:jc w:val="both"/>
        <w:suppressAutoHyphens/>
        <w:hyphenationLines w:val="0"/>
        <w:rPr>
          <w:sz w:val="32"/>
          <w:szCs w:val="32"/>
        </w:rPr>
      </w:pPr>
      <w:r>
        <w:rPr>
          <w:sz w:val="32"/>
          <w:szCs w:val="32"/>
        </w:rPr>
        <w:t>And we will try and check results for several 'alphas'.</w:t>
      </w:r>
    </w:p>
    <w:p>
      <w:pPr>
        <w:spacing/>
        <w:jc w:val="both"/>
        <w:suppressAutoHyphens/>
        <w:hyphenationLines w:val="0"/>
        <w:rPr>
          <w:sz w:val="32"/>
          <w:szCs w:val="32"/>
        </w:rPr>
      </w:pPr>
      <w:r>
        <w:rPr>
          <w:sz w:val="32"/>
          <w:szCs w:val="32"/>
        </w:rPr>
      </w:r>
    </w:p>
    <w:p>
      <w:pPr>
        <w:spacing/>
        <w:jc w:val="both"/>
        <w:suppressAutoHyphens/>
        <w:hyphenationLines w:val="0"/>
        <w:rPr>
          <w:rFonts w:ascii="Consolas" w:hAnsi="Consolas"/>
          <w:color w:val="616161"/>
          <w:sz w:val="21"/>
        </w:rPr>
      </w:pPr>
      <w:r>
        <w:rPr>
          <w:rFonts w:ascii="Consolas" w:hAnsi="Consolas"/>
          <w:color w:val="616161"/>
          <w:sz w:val="21"/>
        </w:rPr>
        <w:t>selfie skew corrections</w:t>
      </w:r>
    </w:p>
    <w:p>
      <w:pPr>
        <w:spacing/>
        <w:jc w:val="both"/>
        <w:suppressAutoHyphens/>
        <w:hyphenationLines w:val="0"/>
      </w:pPr>
      <w:r>
        <w:rPr>
          <w:noProof/>
        </w:rPr>
        <w:drawing>
          <wp:inline distT="114300" distB="114300" distL="114300" distR="114300">
            <wp:extent cx="5471160" cy="1407795"/>
            <wp:effectExtent l="0" t="0" r="0" b="0"/>
            <wp:docPr id="47"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13"/>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CoIQAAqQgAAAAAAAAAAAAAAAAAACgAAAAIAAAAAQAAAAEAAAA="/>
                        </a:ext>
                      </a:extLst>
                    </pic:cNvPicPr>
                  </pic:nvPicPr>
                  <pic:blipFill>
                    <a:blip r:embed="rId52"/>
                    <a:stretch>
                      <a:fillRect/>
                    </a:stretch>
                  </pic:blipFill>
                  <pic:spPr>
                    <a:xfrm>
                      <a:off x="0" y="0"/>
                      <a:ext cx="5471160" cy="1407795"/>
                    </a:xfrm>
                    <a:prstGeom prst="rect">
                      <a:avLst/>
                    </a:prstGeom>
                    <a:noFill/>
                    <a:ln w="12700">
                      <a:noFill/>
                    </a:ln>
                  </pic:spPr>
                </pic:pic>
              </a:graphicData>
            </a:graphic>
          </wp:inline>
        </w:drawing>
      </w:r>
      <w:r/>
    </w:p>
    <w:p>
      <w:pPr>
        <w:spacing/>
        <w:jc w:val="both"/>
      </w:pPr>
      <w:r>
        <w:rPr>
          <w:rFonts w:ascii="Consolas" w:hAnsi="Consolas"/>
          <w:color w:val="616161"/>
          <w:sz w:val="21"/>
        </w:rPr>
        <w:t>full body skew correction</w:t>
      </w:r>
      <w:r/>
    </w:p>
    <w:p>
      <w:pPr>
        <w:spacing/>
        <w:jc w:val="both"/>
        <w:suppressAutoHyphens/>
        <w:hyphenationLines w:val="0"/>
      </w:pPr>
      <w:r>
        <w:rPr>
          <w:noProof/>
        </w:rPr>
        <w:drawing>
          <wp:inline distT="114300" distB="114300" distL="114300" distR="114300">
            <wp:extent cx="5485130" cy="1499235"/>
            <wp:effectExtent l="0" t="0" r="0" b="0"/>
            <wp:docPr id="48"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25"/>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AAAAHoAAAAAAAAAAAAAAAAAAAAAAAAAAAAAAAAAAAAAAAAAAAAAC+IQAAOQkAAAAAAAAAAAAAAAAAACgAAAAIAAAAAQAAAAEAAAA="/>
                        </a:ext>
                      </a:extLst>
                    </pic:cNvPicPr>
                  </pic:nvPicPr>
                  <pic:blipFill>
                    <a:blip r:embed="rId53"/>
                    <a:stretch>
                      <a:fillRect/>
                    </a:stretch>
                  </pic:blipFill>
                  <pic:spPr>
                    <a:xfrm>
                      <a:off x="0" y="0"/>
                      <a:ext cx="5485130" cy="1499235"/>
                    </a:xfrm>
                    <a:prstGeom prst="rect">
                      <a:avLst/>
                    </a:prstGeom>
                    <a:noFill/>
                    <a:ln w="12700">
                      <a:noFill/>
                    </a:ln>
                  </pic:spPr>
                </pic:pic>
              </a:graphicData>
            </a:graphic>
          </wp:inline>
        </w:drawing>
      </w:r>
      <w:r/>
    </w:p>
    <w:p>
      <w:pPr>
        <w:spacing/>
        <w:jc w:val="both"/>
      </w:pPr>
      <w:r>
        <w:rPr>
          <w:rFonts w:ascii="Consolas" w:hAnsi="Consolas"/>
          <w:color w:val="616161"/>
          <w:sz w:val="21"/>
        </w:rPr>
        <w:t>house skew correction</w:t>
      </w:r>
      <w:r/>
    </w:p>
    <w:p>
      <w:pPr>
        <w:spacing/>
        <w:jc w:val="both"/>
        <w:suppressAutoHyphens/>
        <w:hyphenationLines w:val="0"/>
      </w:pPr>
      <w:r>
        <w:rPr>
          <w:noProof/>
        </w:rPr>
        <w:drawing>
          <wp:inline distT="114300" distB="114300" distL="114300" distR="114300">
            <wp:extent cx="5465445" cy="876300"/>
            <wp:effectExtent l="0" t="0" r="0" b="0"/>
            <wp:docPr id="49"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37"/>
                    <pic:cNvPicPr>
                      <a:picLocks noChangeAspect="1"/>
                      <a:extLst>
                        <a:ext uri="smNativeData">
                          <sm:smNativeData xmlns:sm="smNativeData" val="SMDATA_14_CafR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8AAAAHoAAAAAAAAAAAAAAAAAAAAAAAAAAAAAAAAAAAAAAAAAAAAACfIQAAZAUAAAAAAAAAAAAAAAAAACgAAAAIAAAAAQAAAAEAAAA="/>
                        </a:ext>
                      </a:extLst>
                    </pic:cNvPicPr>
                  </pic:nvPicPr>
                  <pic:blipFill>
                    <a:blip r:embed="rId54"/>
                    <a:stretch>
                      <a:fillRect/>
                    </a:stretch>
                  </pic:blipFill>
                  <pic:spPr>
                    <a:xfrm>
                      <a:off x="0" y="0"/>
                      <a:ext cx="5465445" cy="876300"/>
                    </a:xfrm>
                    <a:prstGeom prst="rect">
                      <a:avLst/>
                    </a:prstGeom>
                    <a:noFill/>
                    <a:ln w="12700">
                      <a:noFill/>
                    </a:ln>
                  </pic:spPr>
                </pic:pic>
              </a:graphicData>
            </a:graphic>
          </wp:inline>
        </w:drawing>
      </w:r>
      <w:r/>
    </w:p>
    <w:p>
      <w:pPr>
        <w:spacing/>
        <w:jc w:val="both"/>
      </w:pPr>
      <w:r>
        <w:rPr>
          <w:rFonts w:ascii="Consolas" w:hAnsi="Consolas"/>
          <w:color w:val="616161"/>
          <w:sz w:val="21"/>
        </w:rPr>
        <w:t>landscape skew correction</w:t>
      </w:r>
      <w:r/>
    </w:p>
    <w:p>
      <w:pPr>
        <w:spacing/>
        <w:jc w:val="both"/>
        <w:suppressAutoHyphens/>
        <w:hyphenationLines w:val="0"/>
        <w:rPr>
          <w:sz w:val="32"/>
          <w:szCs w:val="32"/>
        </w:rPr>
      </w:pPr>
      <w:r/>
      <w:r>
        <w:rPr>
          <w:noProof/>
        </w:rPr>
        <w:drawing>
          <wp:inline distT="114300" distB="114300" distL="114300" distR="114300">
            <wp:extent cx="5471160" cy="802005"/>
            <wp:effectExtent l="0" t="0" r="0" b="0"/>
            <wp:docPr id="50"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49"/>
                    <pic:cNvPicPr>
                      <a:picLocks noChangeAspect="1"/>
                      <a:extLst>
                        <a:ext uri="smNativeData">
                          <sm:smNativeData xmlns:sm="smNativeData" val="SMDATA_14_CafR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oIQAA7wQAAAAAAAAAAAAAAAAAACgAAAAIAAAAAQAAAAEAAAA="/>
                        </a:ext>
                      </a:extLst>
                    </pic:cNvPicPr>
                  </pic:nvPicPr>
                  <pic:blipFill>
                    <a:blip r:embed="rId55"/>
                    <a:stretch>
                      <a:fillRect/>
                    </a:stretch>
                  </pic:blipFill>
                  <pic:spPr>
                    <a:xfrm>
                      <a:off x="0" y="0"/>
                      <a:ext cx="5471160" cy="802005"/>
                    </a:xfrm>
                    <a:prstGeom prst="rect">
                      <a:avLst/>
                    </a:prstGeom>
                    <a:noFill/>
                    <a:ln w="12700">
                      <a:noFill/>
                    </a:ln>
                  </pic:spPr>
                </pic:pic>
              </a:graphicData>
            </a:graphic>
          </wp:inline>
        </w:drawing>
      </w:r>
      <w:r/>
      <w:r>
        <w:rPr>
          <w:sz w:val="32"/>
          <w:szCs w:val="32"/>
        </w:rPr>
      </w:r>
    </w:p>
    <w:p>
      <w:pPr>
        <w:spacing/>
        <w:jc w:val="both"/>
        <w:rPr>
          <w:sz w:val="32"/>
          <w:szCs w:val="32"/>
        </w:rPr>
      </w:pP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 xml:space="preserve">At least for my eyes, the skewness correction may give a little more details enhancement but it does not necessarily give us a better image. </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r>
    </w:p>
    <w:p>
      <w:pPr>
        <w:spacing/>
        <w:jc w:val="both"/>
        <w:suppressAutoHyphens/>
        <w:hyphenationLines w:val="0"/>
        <w:rPr>
          <w:b/>
          <w:bCs/>
          <w:sz w:val="32"/>
          <w:szCs w:val="32"/>
          <w:u w:color="auto" w:val="single"/>
        </w:rPr>
      </w:pPr>
      <w:r>
        <w:rPr>
          <w:b/>
          <w:bCs/>
          <w:sz w:val="32"/>
          <w:szCs w:val="32"/>
          <w:u w:color="auto" w:val="single"/>
        </w:rPr>
        <w:t>Conclusions</w:t>
      </w:r>
    </w:p>
    <w:p>
      <w:pPr>
        <w:spacing/>
        <w:jc w:val="both"/>
        <w:suppressAutoHyphens/>
        <w:hyphenationLines w:val="0"/>
        <w:rPr>
          <w:sz w:val="32"/>
          <w:szCs w:val="32"/>
        </w:rPr>
      </w:pPr>
      <w:r>
        <w:rPr>
          <w:sz w:val="32"/>
          <w:szCs w:val="32"/>
        </w:rPr>
      </w:r>
    </w:p>
    <w:p>
      <w:pPr>
        <w:spacing/>
        <w:jc w:val="both"/>
        <w:suppressAutoHyphens/>
        <w:hyphenationLines w:val="0"/>
        <w:rPr>
          <w:sz w:val="32"/>
          <w:szCs w:val="32"/>
        </w:rPr>
      </w:pPr>
      <w:r>
        <w:rPr>
          <w:sz w:val="32"/>
          <w:szCs w:val="32"/>
        </w:rPr>
        <w:t>It appears that CLAHE has it most of the way to the  truth that “patch hist” represent, although it can not produce 'the standard deviation and skewness images' that “patch hist” can make and that may hold some significant data.</w:t>
      </w:r>
    </w:p>
    <w:p>
      <w:pPr>
        <w:spacing/>
        <w:jc w:val="both"/>
        <w:suppressAutoHyphens/>
        <w:hyphenationLines w:val="0"/>
        <w:rPr>
          <w:sz w:val="32"/>
          <w:szCs w:val="32"/>
        </w:rPr>
      </w:pPr>
      <w:r>
        <w:rPr>
          <w:sz w:val="32"/>
          <w:szCs w:val="32"/>
        </w:rPr>
        <w:t>It may be beneficiary to find the middle ground between CLAHE and “patch hist” so the work will be faster and still give us a distribution for each pixel.</w:t>
      </w:r>
    </w:p>
    <w:p>
      <w:pPr>
        <w:spacing/>
        <w:jc w:val="both"/>
        <w:suppressAutoHyphens/>
        <w:hyphenationLines w:val="0"/>
        <w:rPr>
          <w:sz w:val="32"/>
          <w:szCs w:val="32"/>
        </w:rPr>
      </w:pPr>
      <w:r>
        <w:rPr>
          <w:sz w:val="32"/>
          <w:szCs w:val="32"/>
        </w:rPr>
      </w:r>
    </w:p>
    <w:sectPr>
      <w:footnotePr>
        <w:pos w:val="pageBottom"/>
        <w:numFmt w:val="decimal"/>
        <w:numStart w:val="1"/>
        <w:numRestart w:val="continuous"/>
      </w:footnotePr>
      <w:endnotePr>
        <w:pos w:val="docEnd"/>
        <w:numFmt w:val="decimal"/>
        <w:numStart w:val="1"/>
        <w:numRestart w:val="continuous"/>
      </w:endnotePr>
      <w:type w:val="nextPage"/>
      <w:pgSz w:h="15840" w:w="12240"/>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Wingdings">
    <w:panose1 w:val="05000000000000000000"/>
    <w:charset w:val="02"/>
    <w:family w:val="auto"/>
    <w:pitch w:val="default"/>
  </w:font>
  <w:font w:name="Tahoma">
    <w:panose1 w:val="020B0604030504040204"/>
    <w:charset w:val="00"/>
    <w:family w:val="swiss"/>
    <w:pitch w:val="default"/>
  </w:font>
  <w:font w:name="Consolas">
    <w:panose1 w:val="020B0609020204030204"/>
    <w:charset w:val="00"/>
    <w:family w:val="moder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Numbered list 1"/>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singleLevel"/>
    <w:name w:val="Numbered list 2"/>
    <w:lvl w:ilvl="0">
      <w:start w:val="1"/>
      <w:numFmt w:val="decimal"/>
      <w:suff w:val="tab"/>
      <w:lvlText w:val="%1."/>
      <w:lvlJc w:val="left"/>
      <w:pPr>
        <w:ind w:left="0" w:hanging="0"/>
      </w:pPr>
    </w:lvl>
  </w:abstractNum>
  <w:abstractNum w:abstractNumId="4">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trackRevisions/>
  <w:revisionView w:comments="1" w:markup="0" w:insDel="0" w:formatting="0"/>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1026"/>
    <o:shapelayout v:ext="edit">
      <o:rules v:ext="edit"/>
    </o:shapelayout>
  </w:shapeDefaults>
  <w:tmPrefOne w:val="16"/>
  <w:tmPrefTwo w:val="1"/>
  <w:tmFmtPref w:val="55063659"/>
  <w:tmCommentsPr>
    <w:tmCommentsPlace w:val="0"/>
    <w:tmCommentsWidth w:val="3240"/>
    <w:tmCommentsColor w:val="-1"/>
  </w:tmCommentsPr>
  <w:tmReviewPr>
    <w:tmReviewEnabled w:val="1"/>
    <w:tmReviewShow w:val="0"/>
    <w:tmReviewPrint w:val="0"/>
    <w:tmRevisionNum w:val="17"/>
    <w:tmReviewMarkIns w:val="4"/>
    <w:tmReviewColorIns w:val="-1"/>
    <w:tmReviewMarkDel w:val="6"/>
    <w:tmReviewColorDel w:val="-1"/>
    <w:tmReviewMarkFmt w:val="1"/>
    <w:tmReviewColorFmt w:val="-1"/>
    <w:tmReviewMarkLn w:val="1"/>
    <w:tmReviewColorLn w:val="0"/>
    <w:tmReviewToolTip w:val="0"/>
  </w:tmReviewPr>
  <w:tmLastPos>
    <w:tmLastPosPage w:val="0"/>
    <w:tmLastPosSelect w:val="1"/>
    <w:tmLastPosFrameIdx w:val="0"/>
    <w:tmLastPosCaret>
      <w:tmLastPosPgfIdx w:val="11"/>
      <w:tmLastPosIdx w:val="0"/>
    </w:tmLastPosCaret>
    <w:tmLastPosAnchor>
      <w:tmLastPosPgfIdx w:val="14"/>
      <w:tmLastPosIdx w:val="109"/>
    </w:tmLastPosAnchor>
    <w:tmLastPosTblRect w:left="0" w:top="0" w:right="0" w:bottom="0"/>
  </w:tmLastPos>
  <w:tmAppRevision w:date="1641129737"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Arial" w:hAnsi="Arial" w:cs="Arial"/>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name w:val="Balloon Text"/>
    <w:qFormat/>
    <w:basedOn w:val="para0"/>
    <w:rPr>
      <w:rFonts w:ascii="Tahoma" w:hAnsi="Tahoma" w:cs="Tahoma"/>
      <w:sz w:val="18"/>
      <w:szCs w:val="18"/>
    </w:rPr>
  </w:style>
  <w:style w:type="character" w:styleId="char0" w:default="1">
    <w:name w:val="Default Paragraph Font"/>
  </w:style>
  <w:style w:type="character" w:styleId="char1" w:customStyle="1">
    <w:name w:val="טקסט בלונים תו"/>
    <w:basedOn w:val="char0"/>
    <w:rPr>
      <w:rFonts w:ascii="Tahoma" w:hAnsi="Tahoma" w:cs="Tahoma"/>
      <w:sz w:val="18"/>
      <w:szCs w:val="1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Arial" w:hAnsi="Arial" w:cs="Arial"/>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name w:val="Balloon Text"/>
    <w:qFormat/>
    <w:basedOn w:val="para0"/>
    <w:rPr>
      <w:rFonts w:ascii="Tahoma" w:hAnsi="Tahoma" w:cs="Tahoma"/>
      <w:sz w:val="18"/>
      <w:szCs w:val="18"/>
    </w:rPr>
  </w:style>
  <w:style w:type="character" w:styleId="char0" w:default="1">
    <w:name w:val="Default Paragraph Font"/>
  </w:style>
  <w:style w:type="character" w:styleId="char1" w:customStyle="1">
    <w:name w:val="טקסט בלונים תו"/>
    <w:basedOn w:val="char0"/>
    <w:rPr>
      <w:rFonts w:ascii="Tahoma" w:hAnsi="Tahoma" w:cs="Tahoma"/>
      <w:sz w:val="18"/>
      <w:szCs w:val="18"/>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no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HaimR</dc:creator>
  <cp:keywords/>
  <dc:description/>
  <cp:lastModifiedBy>lior</cp:lastModifiedBy>
  <cp:revision>17</cp:revision>
  <dcterms:created xsi:type="dcterms:W3CDTF">2021-12-24T13:55:00Z</dcterms:created>
  <dcterms:modified xsi:type="dcterms:W3CDTF">2022-01-02T13:22:17Z</dcterms:modified>
</cp:coreProperties>
</file>