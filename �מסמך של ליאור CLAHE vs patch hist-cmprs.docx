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A95" w:rsidRDefault="007C6DAA" w:rsidP="007C6DAA">
      <w:pPr>
        <w:suppressAutoHyphens/>
        <w:rPr>
          <w:sz w:val="32"/>
          <w:szCs w:val="32"/>
          <w:u w:val="single"/>
          <w:lang w:bidi="he-IL"/>
        </w:rPr>
      </w:pPr>
      <w:ins w:id="0" w:author="HaimR" w:date="2021-12-24T15:58:00Z">
        <w:r>
          <w:rPr>
            <w:sz w:val="32"/>
            <w:szCs w:val="32"/>
            <w:u w:val="single"/>
            <w:lang w:bidi="he-IL"/>
          </w:rPr>
          <w:t>Update 241221-</w:t>
        </w:r>
      </w:ins>
      <w:r w:rsidR="007A74F4">
        <w:rPr>
          <w:sz w:val="32"/>
          <w:szCs w:val="32"/>
          <w:u w:val="single"/>
        </w:rPr>
        <w:t>Patch Hist</w:t>
      </w:r>
    </w:p>
    <w:p w:rsidR="002A0A95" w:rsidRDefault="002A0A95">
      <w:pPr>
        <w:suppressAutoHyphens/>
        <w:rPr>
          <w:sz w:val="32"/>
          <w:szCs w:val="32"/>
        </w:rPr>
      </w:pPr>
    </w:p>
    <w:p w:rsidR="002A0A95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1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del w:id="2" w:author="HaimR" w:date="2021-12-24T15:58:00Z">
        <w:r w:rsidDel="007C6DAA">
          <w:rPr>
            <w:sz w:val="32"/>
            <w:szCs w:val="32"/>
          </w:rPr>
          <w:delText xml:space="preserve">i </w:delText>
        </w:r>
      </w:del>
      <w:ins w:id="3" w:author="HaimR" w:date="2021-12-24T15:58:00Z">
        <w:r w:rsidR="007C6DAA">
          <w:rPr>
            <w:sz w:val="32"/>
            <w:szCs w:val="32"/>
          </w:rPr>
          <w:t>I</w:t>
        </w:r>
        <w:r w:rsidR="007C6DAA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hate drab and gloomy images, </w:t>
      </w:r>
      <w:del w:id="4" w:author="HaimR" w:date="2021-12-24T16:00:00Z">
        <w:r w:rsidDel="007C6DAA">
          <w:rPr>
            <w:sz w:val="32"/>
            <w:szCs w:val="32"/>
          </w:rPr>
          <w:delText xml:space="preserve">i </w:delText>
        </w:r>
      </w:del>
      <w:ins w:id="5" w:author="HaimR" w:date="2021-12-24T16:00:00Z">
        <w:r w:rsidR="007C6DAA">
          <w:rPr>
            <w:sz w:val="32"/>
            <w:szCs w:val="32"/>
          </w:rPr>
          <w:t>I</w:t>
        </w:r>
        <w:r w:rsidR="007C6DAA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like bright and colorful images</w:t>
      </w:r>
      <w:del w:id="6" w:author="HaimR" w:date="2021-12-24T16:01:00Z">
        <w:r w:rsidDel="007C6DAA">
          <w:rPr>
            <w:sz w:val="32"/>
            <w:szCs w:val="32"/>
          </w:rPr>
          <w:delText xml:space="preserve">, </w:delText>
        </w:r>
      </w:del>
      <w:ins w:id="7" w:author="HaimR" w:date="2021-12-24T16:01:00Z">
        <w:r w:rsidR="007C6DAA">
          <w:rPr>
            <w:sz w:val="32"/>
            <w:szCs w:val="32"/>
          </w:rPr>
          <w:t>.</w:t>
        </w:r>
        <w:r w:rsidR="007C6DAA">
          <w:rPr>
            <w:sz w:val="32"/>
            <w:szCs w:val="32"/>
          </w:rPr>
          <w:t xml:space="preserve"> </w:t>
        </w:r>
      </w:ins>
      <w:del w:id="8" w:author="HaimR" w:date="2021-12-24T16:02:00Z">
        <w:r w:rsidDel="007C6DAA">
          <w:rPr>
            <w:sz w:val="32"/>
            <w:szCs w:val="32"/>
          </w:rPr>
          <w:delText xml:space="preserve">that </w:delText>
        </w:r>
      </w:del>
      <w:ins w:id="9" w:author="HaimR" w:date="2021-12-24T16:02:00Z">
        <w:r w:rsidR="007C6DAA">
          <w:rPr>
            <w:sz w:val="32"/>
            <w:szCs w:val="32"/>
          </w:rPr>
          <w:t>T</w:t>
        </w:r>
        <w:r w:rsidR="007C6DAA">
          <w:rPr>
            <w:sz w:val="32"/>
            <w:szCs w:val="32"/>
          </w:rPr>
          <w:t xml:space="preserve">hat </w:t>
        </w:r>
      </w:ins>
      <w:r>
        <w:rPr>
          <w:sz w:val="32"/>
          <w:szCs w:val="32"/>
        </w:rPr>
        <w:t xml:space="preserve">was the first reason </w:t>
      </w:r>
      <w:del w:id="10" w:author="HaimR" w:date="2021-12-24T16:03:00Z">
        <w:r w:rsidDel="007C6DAA">
          <w:rPr>
            <w:sz w:val="32"/>
            <w:szCs w:val="32"/>
          </w:rPr>
          <w:delText xml:space="preserve">i </w:delText>
        </w:r>
      </w:del>
      <w:ins w:id="11" w:author="HaimR" w:date="2021-12-24T16:03:00Z">
        <w:r w:rsidR="007C6DAA">
          <w:rPr>
            <w:sz w:val="32"/>
            <w:szCs w:val="32"/>
          </w:rPr>
          <w:t>I</w:t>
        </w:r>
        <w:r w:rsidR="007C6DAA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wanted to try and </w:t>
      </w:r>
      <w:del w:id="12" w:author="HaimR" w:date="2021-12-24T16:04:00Z">
        <w:r w:rsidDel="00C33AC1">
          <w:rPr>
            <w:sz w:val="32"/>
            <w:szCs w:val="32"/>
          </w:rPr>
          <w:delText xml:space="preserve">make </w:delText>
        </w:r>
      </w:del>
      <w:ins w:id="13" w:author="HaimR" w:date="2021-12-24T16:04:00Z">
        <w:r w:rsidR="00C33AC1">
          <w:rPr>
            <w:sz w:val="32"/>
            <w:szCs w:val="32"/>
          </w:rPr>
          <w:t>us</w:t>
        </w:r>
        <w:r w:rsidR="00C33AC1">
          <w:rPr>
            <w:sz w:val="32"/>
            <w:szCs w:val="32"/>
          </w:rPr>
          <w:t xml:space="preserve">e </w:t>
        </w:r>
      </w:ins>
      <w:r>
        <w:rPr>
          <w:sz w:val="32"/>
          <w:szCs w:val="32"/>
        </w:rPr>
        <w:t xml:space="preserve">"patch hist". </w:t>
      </w:r>
      <w:del w:id="14" w:author="HaimR" w:date="2021-12-24T16:05:00Z">
        <w:r w:rsidDel="00C33AC1">
          <w:rPr>
            <w:sz w:val="32"/>
            <w:szCs w:val="32"/>
          </w:rPr>
          <w:delText xml:space="preserve">in </w:delText>
        </w:r>
      </w:del>
      <w:ins w:id="15" w:author="HaimR" w:date="2021-12-24T16:05:00Z">
        <w:r w:rsidR="00C33AC1">
          <w:rPr>
            <w:sz w:val="32"/>
            <w:szCs w:val="32"/>
          </w:rPr>
          <w:t>I</w:t>
        </w:r>
        <w:r w:rsidR="00C33AC1">
          <w:rPr>
            <w:sz w:val="32"/>
            <w:szCs w:val="32"/>
          </w:rPr>
          <w:t xml:space="preserve">n </w:t>
        </w:r>
      </w:ins>
      <w:r>
        <w:rPr>
          <w:sz w:val="32"/>
          <w:szCs w:val="32"/>
        </w:rPr>
        <w:t xml:space="preserve">this work </w:t>
      </w:r>
      <w:del w:id="16" w:author="HaimR" w:date="2021-12-24T16:05:00Z">
        <w:r w:rsidDel="00C33AC1">
          <w:rPr>
            <w:sz w:val="32"/>
            <w:szCs w:val="32"/>
          </w:rPr>
          <w:delText xml:space="preserve">i </w:delText>
        </w:r>
      </w:del>
      <w:ins w:id="17" w:author="HaimR" w:date="2021-12-24T16:05:00Z">
        <w:r w:rsidR="00C33AC1">
          <w:rPr>
            <w:sz w:val="32"/>
            <w:szCs w:val="32"/>
          </w:rPr>
          <w:t>I</w:t>
        </w:r>
        <w:r w:rsidR="00C33AC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want to explore image manipulations that give</w:t>
      </w:r>
      <w:del w:id="18" w:author="HaimR" w:date="2021-12-24T16:05:00Z">
        <w:r w:rsidDel="00C33AC1">
          <w:rPr>
            <w:sz w:val="32"/>
            <w:szCs w:val="32"/>
          </w:rPr>
          <w:delText>s</w:delText>
        </w:r>
      </w:del>
      <w:r>
        <w:rPr>
          <w:sz w:val="32"/>
          <w:szCs w:val="32"/>
        </w:rPr>
        <w:t xml:space="preserve"> the image the most and best colors while preserving the image c</w:t>
      </w:r>
      <w:r>
        <w:rPr>
          <w:sz w:val="32"/>
          <w:szCs w:val="32"/>
        </w:rPr>
        <w:t>ontent</w:t>
      </w:r>
      <w:r>
        <w:rPr>
          <w:sz w:val="32"/>
          <w:szCs w:val="32"/>
        </w:rPr>
        <w:t xml:space="preserve">. </w:t>
      </w:r>
    </w:p>
    <w:p w:rsidR="002A0A95" w:rsidRDefault="002A0A95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19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</w:p>
    <w:p w:rsidR="002A0A95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20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del w:id="21" w:author="HaimR" w:date="2021-12-24T16:07:00Z">
        <w:r w:rsidDel="00C33AC1">
          <w:rPr>
            <w:sz w:val="32"/>
            <w:szCs w:val="32"/>
          </w:rPr>
          <w:delText>For t</w:delText>
        </w:r>
      </w:del>
      <w:ins w:id="22" w:author="HaimR" w:date="2021-12-24T16:07:00Z">
        <w:r w:rsidR="00C33AC1">
          <w:rPr>
            <w:sz w:val="32"/>
            <w:szCs w:val="32"/>
          </w:rPr>
          <w:t>T</w:t>
        </w:r>
      </w:ins>
      <w:r>
        <w:rPr>
          <w:sz w:val="32"/>
          <w:szCs w:val="32"/>
        </w:rPr>
        <w:t>his</w:t>
      </w:r>
      <w:ins w:id="23" w:author="HaimR" w:date="2021-12-24T16:07:00Z">
        <w:r w:rsidR="00C33AC1">
          <w:rPr>
            <w:sz w:val="32"/>
            <w:szCs w:val="32"/>
          </w:rPr>
          <w:t xml:space="preserve"> is why</w:t>
        </w:r>
      </w:ins>
      <w:r>
        <w:rPr>
          <w:sz w:val="32"/>
          <w:szCs w:val="32"/>
        </w:rPr>
        <w:t xml:space="preserve"> </w:t>
      </w:r>
      <w:del w:id="24" w:author="HaimR" w:date="2021-12-24T16:07:00Z">
        <w:r w:rsidDel="00C33AC1">
          <w:rPr>
            <w:sz w:val="32"/>
            <w:szCs w:val="32"/>
          </w:rPr>
          <w:delText xml:space="preserve">i </w:delText>
        </w:r>
      </w:del>
      <w:ins w:id="25" w:author="HaimR" w:date="2021-12-24T16:07:00Z">
        <w:r w:rsidR="00C33AC1">
          <w:rPr>
            <w:sz w:val="32"/>
            <w:szCs w:val="32"/>
          </w:rPr>
          <w:t>I</w:t>
        </w:r>
        <w:r w:rsidR="00C33AC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decided to take the route of histogram manipulation. In the area of histogram manipulation </w:t>
      </w:r>
      <w:del w:id="26" w:author="HaimR" w:date="2021-12-24T16:08:00Z">
        <w:r w:rsidDel="00C33AC1">
          <w:rPr>
            <w:sz w:val="32"/>
            <w:szCs w:val="32"/>
          </w:rPr>
          <w:delText xml:space="preserve">i </w:delText>
        </w:r>
      </w:del>
      <w:ins w:id="27" w:author="HaimR" w:date="2021-12-24T16:08:00Z">
        <w:r w:rsidR="00C33AC1">
          <w:rPr>
            <w:sz w:val="32"/>
            <w:szCs w:val="32"/>
          </w:rPr>
          <w:t>I</w:t>
        </w:r>
        <w:r w:rsidR="00C33AC1">
          <w:rPr>
            <w:sz w:val="32"/>
            <w:szCs w:val="32"/>
          </w:rPr>
          <w:t xml:space="preserve"> </w:t>
        </w:r>
      </w:ins>
      <w:del w:id="28" w:author="HaimR" w:date="2021-12-24T16:10:00Z">
        <w:r w:rsidDel="00C33AC1">
          <w:rPr>
            <w:sz w:val="32"/>
            <w:szCs w:val="32"/>
          </w:rPr>
          <w:delText xml:space="preserve">decided </w:delText>
        </w:r>
      </w:del>
      <w:ins w:id="29" w:author="HaimR" w:date="2021-12-24T16:10:00Z">
        <w:r w:rsidR="00C33AC1">
          <w:rPr>
            <w:sz w:val="32"/>
            <w:szCs w:val="32"/>
          </w:rPr>
          <w:t>assum</w:t>
        </w:r>
        <w:r w:rsidR="00C33AC1">
          <w:rPr>
            <w:sz w:val="32"/>
            <w:szCs w:val="32"/>
          </w:rPr>
          <w:t xml:space="preserve">ed </w:t>
        </w:r>
      </w:ins>
      <w:r>
        <w:rPr>
          <w:sz w:val="32"/>
          <w:szCs w:val="32"/>
        </w:rPr>
        <w:t>that the idea</w:t>
      </w:r>
      <w:del w:id="30" w:author="HaimR" w:date="2021-12-24T16:08:00Z">
        <w:r w:rsidDel="00C33AC1">
          <w:rPr>
            <w:sz w:val="32"/>
            <w:szCs w:val="32"/>
          </w:rPr>
          <w:delText>s</w:delText>
        </w:r>
      </w:del>
      <w:r>
        <w:rPr>
          <w:sz w:val="32"/>
          <w:szCs w:val="32"/>
        </w:rPr>
        <w:t xml:space="preserve"> of histogram equalization is the best answer to the </w:t>
      </w:r>
      <w:del w:id="31" w:author="HaimR" w:date="2021-12-24T16:09:00Z">
        <w:r w:rsidDel="00C33AC1">
          <w:rPr>
            <w:sz w:val="32"/>
            <w:szCs w:val="32"/>
          </w:rPr>
          <w:delText xml:space="preserve">task </w:delText>
        </w:r>
      </w:del>
      <w:ins w:id="32" w:author="HaimR" w:date="2021-12-24T16:09:00Z">
        <w:r w:rsidR="00C33AC1">
          <w:rPr>
            <w:sz w:val="32"/>
            <w:szCs w:val="32"/>
          </w:rPr>
          <w:t>t</w:t>
        </w:r>
        <w:r w:rsidR="00C33AC1">
          <w:rPr>
            <w:sz w:val="32"/>
            <w:szCs w:val="32"/>
          </w:rPr>
          <w:t>hought</w:t>
        </w:r>
        <w:r w:rsidR="00C33AC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of giving the image the most colors it can have while preservi</w:t>
      </w:r>
      <w:r>
        <w:rPr>
          <w:sz w:val="32"/>
          <w:szCs w:val="32"/>
        </w:rPr>
        <w:t>ng the image content.</w:t>
      </w:r>
    </w:p>
    <w:p w:rsidR="002A0A95" w:rsidRDefault="002A0A95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33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</w:p>
    <w:p w:rsidR="002A0A95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34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r>
        <w:rPr>
          <w:sz w:val="32"/>
          <w:szCs w:val="32"/>
        </w:rPr>
        <w:t xml:space="preserve">While basic histogram equalization gives us the answer globally, </w:t>
      </w:r>
      <w:del w:id="35" w:author="HaimR" w:date="2021-12-24T16:11:00Z">
        <w:r w:rsidDel="00C33AC1">
          <w:rPr>
            <w:sz w:val="32"/>
            <w:szCs w:val="32"/>
          </w:rPr>
          <w:delText xml:space="preserve">i </w:delText>
        </w:r>
      </w:del>
      <w:ins w:id="36" w:author="HaimR" w:date="2021-12-24T16:11:00Z">
        <w:r w:rsidR="00C33AC1">
          <w:rPr>
            <w:sz w:val="32"/>
            <w:szCs w:val="32"/>
          </w:rPr>
          <w:t>I</w:t>
        </w:r>
        <w:r w:rsidR="00C33AC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would </w:t>
      </w:r>
      <w:del w:id="37" w:author="HaimR" w:date="2021-12-24T16:12:00Z">
        <w:r w:rsidDel="00C33AC1">
          <w:rPr>
            <w:sz w:val="32"/>
            <w:szCs w:val="32"/>
          </w:rPr>
          <w:delText>like it more if</w:delText>
        </w:r>
      </w:del>
      <w:ins w:id="38" w:author="HaimR" w:date="2021-12-24T16:12:00Z">
        <w:r w:rsidR="00C33AC1">
          <w:rPr>
            <w:sz w:val="32"/>
            <w:szCs w:val="32"/>
          </w:rPr>
          <w:t>prefer</w:t>
        </w:r>
      </w:ins>
      <w:r>
        <w:rPr>
          <w:sz w:val="32"/>
          <w:szCs w:val="32"/>
        </w:rPr>
        <w:t xml:space="preserve"> every part of the image </w:t>
      </w:r>
      <w:del w:id="39" w:author="HaimR" w:date="2021-12-24T16:12:00Z">
        <w:r w:rsidDel="00C33AC1">
          <w:rPr>
            <w:sz w:val="32"/>
            <w:szCs w:val="32"/>
          </w:rPr>
          <w:delText xml:space="preserve">would </w:delText>
        </w:r>
      </w:del>
      <w:ins w:id="40" w:author="HaimR" w:date="2021-12-24T16:12:00Z">
        <w:r w:rsidR="00C33AC1">
          <w:rPr>
            <w:sz w:val="32"/>
            <w:szCs w:val="32"/>
          </w:rPr>
          <w:t>to</w:t>
        </w:r>
        <w:r w:rsidR="00C33AC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have our desired qualities on </w:t>
      </w:r>
      <w:del w:id="41" w:author="HaimR" w:date="2021-12-24T16:13:00Z">
        <w:r w:rsidDel="00C33AC1">
          <w:rPr>
            <w:sz w:val="32"/>
            <w:szCs w:val="32"/>
          </w:rPr>
          <w:delText xml:space="preserve">his </w:delText>
        </w:r>
      </w:del>
      <w:ins w:id="42" w:author="HaimR" w:date="2021-12-24T16:13:00Z">
        <w:r w:rsidR="00C33AC1">
          <w:rPr>
            <w:sz w:val="32"/>
            <w:szCs w:val="32"/>
          </w:rPr>
          <w:t>its</w:t>
        </w:r>
        <w:r w:rsidR="00C33AC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own. So </w:t>
      </w:r>
      <w:del w:id="43" w:author="HaimR" w:date="2021-12-24T16:17:00Z">
        <w:r w:rsidDel="003863F0">
          <w:rPr>
            <w:sz w:val="32"/>
            <w:szCs w:val="32"/>
          </w:rPr>
          <w:delText>from this</w:delText>
        </w:r>
      </w:del>
      <w:ins w:id="44" w:author="HaimR" w:date="2021-12-24T16:17:00Z">
        <w:r w:rsidR="003863F0">
          <w:rPr>
            <w:sz w:val="32"/>
            <w:szCs w:val="32"/>
          </w:rPr>
          <w:t>here</w:t>
        </w:r>
      </w:ins>
      <w:r>
        <w:rPr>
          <w:sz w:val="32"/>
          <w:szCs w:val="32"/>
        </w:rPr>
        <w:t xml:space="preserve"> we come to "patch hist" which entails preforming histogram equ</w:t>
      </w:r>
      <w:r>
        <w:rPr>
          <w:sz w:val="32"/>
          <w:szCs w:val="32"/>
        </w:rPr>
        <w:t xml:space="preserve">alization on every </w:t>
      </w:r>
      <w:ins w:id="45" w:author="HaimR" w:date="2021-12-24T16:21:00Z">
        <w:r w:rsidR="009024E7">
          <w:rPr>
            <w:sz w:val="32"/>
            <w:szCs w:val="32"/>
          </w:rPr>
          <w:t xml:space="preserve">desired </w:t>
        </w:r>
      </w:ins>
      <w:r>
        <w:rPr>
          <w:sz w:val="32"/>
          <w:szCs w:val="32"/>
        </w:rPr>
        <w:t>patch of the image and blending the results.</w:t>
      </w:r>
    </w:p>
    <w:p w:rsidR="009024E7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ins w:id="46" w:author="HaimR" w:date="2021-12-24T16:24:00Z"/>
          <w:sz w:val="32"/>
          <w:szCs w:val="32"/>
        </w:rPr>
        <w:pPrChange w:id="47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del w:id="48" w:author="HaimR" w:date="2021-12-24T16:22:00Z">
        <w:r w:rsidDel="009024E7">
          <w:rPr>
            <w:sz w:val="32"/>
            <w:szCs w:val="32"/>
          </w:rPr>
          <w:delText>In essence what i</w:delText>
        </w:r>
      </w:del>
      <w:ins w:id="49" w:author="HaimR" w:date="2021-12-24T16:22:00Z">
        <w:r w:rsidR="009024E7">
          <w:rPr>
            <w:sz w:val="32"/>
            <w:szCs w:val="32"/>
          </w:rPr>
          <w:t>As a matter of fact I'm</w:t>
        </w:r>
      </w:ins>
      <w:r>
        <w:rPr>
          <w:sz w:val="32"/>
          <w:szCs w:val="32"/>
        </w:rPr>
        <w:t xml:space="preserve"> try</w:t>
      </w:r>
      <w:ins w:id="50" w:author="HaimR" w:date="2021-12-24T16:22:00Z">
        <w:r w:rsidR="009024E7">
          <w:rPr>
            <w:sz w:val="32"/>
            <w:szCs w:val="32"/>
          </w:rPr>
          <w:t>ing</w:t>
        </w:r>
      </w:ins>
      <w:r>
        <w:rPr>
          <w:sz w:val="32"/>
          <w:szCs w:val="32"/>
        </w:rPr>
        <w:t xml:space="preserve"> to </w:t>
      </w:r>
      <w:del w:id="51" w:author="HaimR" w:date="2021-12-24T16:23:00Z">
        <w:r w:rsidDel="009024E7">
          <w:rPr>
            <w:sz w:val="32"/>
            <w:szCs w:val="32"/>
          </w:rPr>
          <w:delText xml:space="preserve">do is to </w:delText>
        </w:r>
      </w:del>
      <w:r>
        <w:rPr>
          <w:sz w:val="32"/>
          <w:szCs w:val="32"/>
        </w:rPr>
        <w:t>maximize the dynamic range in each sub-patch of the image.</w:t>
      </w:r>
      <w:del w:id="52" w:author="HaimR" w:date="2021-12-24T16:24:00Z">
        <w:r w:rsidDel="009024E7">
          <w:rPr>
            <w:sz w:val="32"/>
            <w:szCs w:val="32"/>
          </w:rPr>
          <w:delText xml:space="preserve"> </w:delText>
        </w:r>
      </w:del>
      <w:del w:id="53" w:author="HaimR" w:date="2021-12-24T16:23:00Z">
        <w:r w:rsidDel="009024E7">
          <w:rPr>
            <w:sz w:val="32"/>
            <w:szCs w:val="32"/>
          </w:rPr>
          <w:br/>
        </w:r>
      </w:del>
    </w:p>
    <w:p w:rsidR="009024E7" w:rsidRDefault="009024E7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ins w:id="54" w:author="HaimR" w:date="2021-12-24T16:24:00Z"/>
          <w:sz w:val="32"/>
          <w:szCs w:val="32"/>
        </w:rPr>
        <w:pPrChange w:id="55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</w:p>
    <w:p w:rsidR="002A0A95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56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r>
        <w:rPr>
          <w:sz w:val="32"/>
          <w:szCs w:val="32"/>
        </w:rPr>
        <w:t xml:space="preserve">There was </w:t>
      </w:r>
      <w:del w:id="57" w:author="HaimR" w:date="2021-12-24T16:25:00Z">
        <w:r w:rsidDel="009024E7">
          <w:rPr>
            <w:sz w:val="32"/>
            <w:szCs w:val="32"/>
          </w:rPr>
          <w:delText xml:space="preserve">a </w:delText>
        </w:r>
      </w:del>
      <w:ins w:id="58" w:author="HaimR" w:date="2021-12-24T16:25:00Z">
        <w:r w:rsidR="009024E7">
          <w:rPr>
            <w:sz w:val="32"/>
            <w:szCs w:val="32"/>
          </w:rPr>
          <w:t>a</w:t>
        </w:r>
        <w:r w:rsidR="009024E7">
          <w:rPr>
            <w:sz w:val="32"/>
            <w:szCs w:val="32"/>
          </w:rPr>
          <w:t>n older</w:t>
        </w:r>
      </w:ins>
      <w:del w:id="59" w:author="HaimR" w:date="2021-12-24T16:25:00Z">
        <w:r w:rsidDel="009024E7">
          <w:rPr>
            <w:sz w:val="32"/>
            <w:szCs w:val="32"/>
          </w:rPr>
          <w:delText>previous</w:delText>
        </w:r>
      </w:del>
      <w:r>
        <w:rPr>
          <w:sz w:val="32"/>
          <w:szCs w:val="32"/>
        </w:rPr>
        <w:t xml:space="preserve"> algorithm to try and </w:t>
      </w:r>
      <w:del w:id="60" w:author="HaimR" w:date="2021-12-24T16:26:00Z">
        <w:r w:rsidDel="009024E7">
          <w:rPr>
            <w:sz w:val="32"/>
            <w:szCs w:val="32"/>
          </w:rPr>
          <w:delText xml:space="preserve">make </w:delText>
        </w:r>
      </w:del>
      <w:ins w:id="61" w:author="HaimR" w:date="2021-12-24T16:26:00Z">
        <w:r w:rsidR="009024E7">
          <w:rPr>
            <w:sz w:val="32"/>
            <w:szCs w:val="32"/>
          </w:rPr>
          <w:t>get</w:t>
        </w:r>
        <w:r w:rsidR="009024E7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these results called CLAHE (Contrast-limited adapti</w:t>
      </w:r>
      <w:r>
        <w:rPr>
          <w:sz w:val="32"/>
          <w:szCs w:val="32"/>
        </w:rPr>
        <w:t xml:space="preserve">ve histogram equalization), but being </w:t>
      </w:r>
      <w:ins w:id="62" w:author="HaimR" w:date="2021-12-24T16:26:00Z">
        <w:r w:rsidR="009024E7">
          <w:rPr>
            <w:sz w:val="32"/>
            <w:szCs w:val="32"/>
          </w:rPr>
          <w:t xml:space="preserve">dated </w:t>
        </w:r>
        <w:r w:rsidR="00B32553">
          <w:rPr>
            <w:sz w:val="32"/>
            <w:szCs w:val="32"/>
          </w:rPr>
          <w:t xml:space="preserve">as </w:t>
        </w:r>
      </w:ins>
      <w:ins w:id="63" w:author="HaimR" w:date="2021-12-24T16:27:00Z">
        <w:r w:rsidR="00B32553">
          <w:rPr>
            <w:sz w:val="32"/>
            <w:szCs w:val="32"/>
          </w:rPr>
          <w:t>old as</w:t>
        </w:r>
      </w:ins>
      <w:del w:id="64" w:author="HaimR" w:date="2021-12-24T16:26:00Z">
        <w:r w:rsidDel="00B32553">
          <w:rPr>
            <w:sz w:val="32"/>
            <w:szCs w:val="32"/>
          </w:rPr>
          <w:delText>from</w:delText>
        </w:r>
      </w:del>
      <w:r>
        <w:rPr>
          <w:sz w:val="32"/>
          <w:szCs w:val="32"/>
        </w:rPr>
        <w:t xml:space="preserve"> 1994</w:t>
      </w:r>
      <w:ins w:id="65" w:author="HaimR" w:date="2021-12-24T16:27:00Z">
        <w:r w:rsidR="00B32553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things w</w:t>
      </w:r>
      <w:del w:id="66" w:author="HaimR" w:date="2021-12-24T16:29:00Z">
        <w:r w:rsidDel="00B32553">
          <w:rPr>
            <w:sz w:val="32"/>
            <w:szCs w:val="32"/>
          </w:rPr>
          <w:delText>h</w:delText>
        </w:r>
      </w:del>
      <w:r>
        <w:rPr>
          <w:sz w:val="32"/>
          <w:szCs w:val="32"/>
        </w:rPr>
        <w:t xml:space="preserve">ere </w:t>
      </w:r>
      <w:del w:id="67" w:author="HaimR" w:date="2021-12-24T16:29:00Z">
        <w:r w:rsidDel="00B32553">
          <w:rPr>
            <w:sz w:val="32"/>
            <w:szCs w:val="32"/>
          </w:rPr>
          <w:delText xml:space="preserve">needed to be </w:delText>
        </w:r>
      </w:del>
      <w:r>
        <w:rPr>
          <w:sz w:val="32"/>
          <w:szCs w:val="32"/>
        </w:rPr>
        <w:t>done</w:t>
      </w:r>
      <w:ins w:id="68" w:author="HaimR" w:date="2021-12-24T16:33:00Z">
        <w:r w:rsidR="00B32553">
          <w:rPr>
            <w:sz w:val="32"/>
            <w:szCs w:val="32"/>
          </w:rPr>
          <w:t xml:space="preserve"> then</w:t>
        </w:r>
      </w:ins>
      <w:ins w:id="69" w:author="HaimR" w:date="2021-12-24T16:34:00Z">
        <w:r w:rsidR="00B32553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</w:t>
      </w:r>
      <w:ins w:id="70" w:author="HaimR" w:date="2021-12-24T16:33:00Z">
        <w:r w:rsidR="00B32553">
          <w:rPr>
            <w:sz w:val="32"/>
            <w:szCs w:val="32"/>
          </w:rPr>
          <w:t>t</w:t>
        </w:r>
        <w:r w:rsidR="00B32553" w:rsidRPr="00B32553">
          <w:rPr>
            <w:sz w:val="32"/>
            <w:szCs w:val="32"/>
          </w:rPr>
          <w:t>aking into account th</w:t>
        </w:r>
      </w:ins>
      <w:ins w:id="71" w:author="HaimR" w:date="2021-12-24T16:34:00Z">
        <w:r w:rsidR="00B32553">
          <w:rPr>
            <w:sz w:val="32"/>
            <w:szCs w:val="32"/>
          </w:rPr>
          <w:t>e</w:t>
        </w:r>
      </w:ins>
      <w:del w:id="72" w:author="HaimR" w:date="2021-12-24T16:33:00Z">
        <w:r w:rsidDel="00B32553">
          <w:rPr>
            <w:sz w:val="32"/>
            <w:szCs w:val="32"/>
          </w:rPr>
          <w:delText>to consider the</w:delText>
        </w:r>
      </w:del>
      <w:r>
        <w:rPr>
          <w:sz w:val="32"/>
          <w:szCs w:val="32"/>
        </w:rPr>
        <w:t xml:space="preserve"> limits of the computing power back then, and i believe that "patch hist" </w:t>
      </w:r>
      <w:del w:id="73" w:author="HaimR" w:date="2021-12-24T16:35:00Z">
        <w:r w:rsidDel="00B32553">
          <w:rPr>
            <w:sz w:val="32"/>
            <w:szCs w:val="32"/>
          </w:rPr>
          <w:delText xml:space="preserve">is </w:delText>
        </w:r>
      </w:del>
      <w:ins w:id="74" w:author="HaimR" w:date="2021-12-24T16:35:00Z">
        <w:r w:rsidR="00B32553">
          <w:rPr>
            <w:sz w:val="32"/>
            <w:szCs w:val="32"/>
          </w:rPr>
          <w:t>will be</w:t>
        </w:r>
        <w:r w:rsidR="00B32553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closer to the </w:t>
      </w:r>
      <w:del w:id="75" w:author="HaimR" w:date="2021-12-24T16:35:00Z">
        <w:r w:rsidDel="00B32553">
          <w:rPr>
            <w:sz w:val="32"/>
            <w:szCs w:val="32"/>
          </w:rPr>
          <w:delText xml:space="preserve">true </w:delText>
        </w:r>
      </w:del>
      <w:ins w:id="76" w:author="HaimR" w:date="2021-12-24T16:35:00Z">
        <w:r w:rsidR="00B32553">
          <w:rPr>
            <w:sz w:val="32"/>
            <w:szCs w:val="32"/>
          </w:rPr>
          <w:t>correct</w:t>
        </w:r>
        <w:r w:rsidR="00B32553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answer if computing power is not a problem. </w:t>
      </w:r>
    </w:p>
    <w:p w:rsidR="002A0A95" w:rsidRDefault="002A0A95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77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</w:p>
    <w:p w:rsidR="002A0A95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78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r>
        <w:rPr>
          <w:sz w:val="32"/>
          <w:szCs w:val="32"/>
        </w:rPr>
        <w:t xml:space="preserve">In this work </w:t>
      </w:r>
      <w:del w:id="79" w:author="HaimR" w:date="2021-12-24T16:35:00Z">
        <w:r w:rsidDel="00082FBC">
          <w:rPr>
            <w:sz w:val="32"/>
            <w:szCs w:val="32"/>
          </w:rPr>
          <w:delText xml:space="preserve">i </w:delText>
        </w:r>
      </w:del>
      <w:ins w:id="80" w:author="HaimR" w:date="2021-12-24T16:35:00Z">
        <w:r w:rsidR="00082FBC">
          <w:rPr>
            <w:sz w:val="32"/>
            <w:szCs w:val="32"/>
          </w:rPr>
          <w:t>I</w:t>
        </w:r>
        <w:r w:rsidR="00082FBC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will </w:t>
      </w:r>
      <w:del w:id="81" w:author="HaimR" w:date="2021-12-24T16:35:00Z">
        <w:r w:rsidDel="00082FBC">
          <w:rPr>
            <w:sz w:val="32"/>
            <w:szCs w:val="32"/>
          </w:rPr>
          <w:delText xml:space="preserve">compere </w:delText>
        </w:r>
      </w:del>
      <w:ins w:id="82" w:author="HaimR" w:date="2021-12-24T16:35:00Z">
        <w:r w:rsidR="00082FBC">
          <w:rPr>
            <w:sz w:val="32"/>
            <w:szCs w:val="32"/>
          </w:rPr>
          <w:t>comp</w:t>
        </w:r>
        <w:r w:rsidR="00082FBC">
          <w:rPr>
            <w:sz w:val="32"/>
            <w:szCs w:val="32"/>
          </w:rPr>
          <w:t>a</w:t>
        </w:r>
        <w:r w:rsidR="00082FBC">
          <w:rPr>
            <w:sz w:val="32"/>
            <w:szCs w:val="32"/>
          </w:rPr>
          <w:t xml:space="preserve">re </w:t>
        </w:r>
      </w:ins>
      <w:r>
        <w:rPr>
          <w:sz w:val="32"/>
          <w:szCs w:val="32"/>
        </w:rPr>
        <w:t xml:space="preserve">basic histogram equalization, </w:t>
      </w:r>
      <w:ins w:id="83" w:author="HaimR" w:date="2021-12-24T16:36:00Z">
        <w:r w:rsidR="00082FBC">
          <w:rPr>
            <w:sz w:val="32"/>
            <w:szCs w:val="32"/>
          </w:rPr>
          <w:t xml:space="preserve">between </w:t>
        </w:r>
      </w:ins>
      <w:r>
        <w:rPr>
          <w:sz w:val="32"/>
          <w:szCs w:val="32"/>
        </w:rPr>
        <w:t>CLAHE and my "patch hist".</w:t>
      </w:r>
    </w:p>
    <w:p w:rsidR="002A0A95" w:rsidRDefault="007A74F4" w:rsidP="00E10A9D">
      <w:pPr>
        <w:pBdr>
          <w:top w:val="nil"/>
          <w:left w:val="nil"/>
          <w:bottom w:val="nil"/>
          <w:right w:val="nil"/>
          <w:between w:val="nil"/>
        </w:pBdr>
        <w:suppressAutoHyphens/>
        <w:spacing w:line="380" w:lineRule="atLeast"/>
        <w:jc w:val="both"/>
        <w:rPr>
          <w:sz w:val="32"/>
          <w:szCs w:val="32"/>
        </w:rPr>
        <w:pPrChange w:id="84" w:author="HaimR" w:date="2021-12-24T17:01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  <w:spacing w:line="380" w:lineRule="atLeast"/>
          </w:pPr>
        </w:pPrChange>
      </w:pPr>
      <w:r>
        <w:rPr>
          <w:b/>
          <w:bCs/>
          <w:sz w:val="32"/>
          <w:szCs w:val="32"/>
        </w:rPr>
        <w:t>Note:</w:t>
      </w:r>
      <w:r>
        <w:rPr>
          <w:sz w:val="32"/>
          <w:szCs w:val="32"/>
        </w:rPr>
        <w:t xml:space="preserve"> </w:t>
      </w:r>
      <w:del w:id="85" w:author="HaimR" w:date="2021-12-24T16:37:00Z">
        <w:r w:rsidDel="00353523">
          <w:rPr>
            <w:sz w:val="32"/>
            <w:szCs w:val="32"/>
          </w:rPr>
          <w:delText xml:space="preserve">for </w:delText>
        </w:r>
      </w:del>
      <w:ins w:id="86" w:author="HaimR" w:date="2021-12-24T16:37:00Z">
        <w:r w:rsidR="00353523">
          <w:rPr>
            <w:sz w:val="32"/>
            <w:szCs w:val="32"/>
          </w:rPr>
          <w:t>To get</w:t>
        </w:r>
        <w:r w:rsidR="00353523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equal comparison</w:t>
      </w:r>
      <w:ins w:id="87" w:author="HaimR" w:date="2021-12-24T16:38:00Z">
        <w:r w:rsidR="00353523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default CLAHE form openCV was used</w:t>
      </w:r>
      <w:ins w:id="88" w:author="HaimR" w:date="2021-12-24T16:38:00Z">
        <w:r w:rsidR="00353523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and "patch hist" was made to work on the same patch size as CLAHE.</w:t>
      </w:r>
    </w:p>
    <w:p w:rsidR="002A0A95" w:rsidRDefault="002A0A95" w:rsidP="00E10A9D">
      <w:pPr>
        <w:suppressAutoHyphens/>
        <w:jc w:val="both"/>
        <w:rPr>
          <w:sz w:val="32"/>
          <w:szCs w:val="32"/>
        </w:rPr>
        <w:pPrChange w:id="89" w:author="HaimR" w:date="2021-12-24T17:01:00Z">
          <w:pPr>
            <w:suppressAutoHyphens/>
          </w:pPr>
        </w:pPrChange>
      </w:pPr>
    </w:p>
    <w:p w:rsidR="002A0A95" w:rsidRDefault="007A74F4" w:rsidP="00E10A9D">
      <w:pPr>
        <w:suppressAutoHyphens/>
        <w:jc w:val="both"/>
        <w:rPr>
          <w:sz w:val="32"/>
          <w:szCs w:val="32"/>
        </w:rPr>
        <w:pPrChange w:id="90" w:author="HaimR" w:date="2021-12-24T17:01:00Z">
          <w:pPr>
            <w:suppressAutoHyphens/>
          </w:pPr>
        </w:pPrChange>
      </w:pPr>
      <w:r>
        <w:rPr>
          <w:sz w:val="32"/>
          <w:szCs w:val="32"/>
        </w:rPr>
        <w:t xml:space="preserve">For </w:t>
      </w:r>
      <w:del w:id="91" w:author="HaimR" w:date="2021-12-24T16:40:00Z">
        <w:r w:rsidDel="00353523">
          <w:rPr>
            <w:sz w:val="32"/>
            <w:szCs w:val="32"/>
          </w:rPr>
          <w:delText xml:space="preserve">a </w:delText>
        </w:r>
      </w:del>
      <w:del w:id="92" w:author="HaimR" w:date="2021-12-24T16:39:00Z">
        <w:r w:rsidDel="00353523">
          <w:rPr>
            <w:sz w:val="32"/>
            <w:szCs w:val="32"/>
          </w:rPr>
          <w:delText>re</w:delText>
        </w:r>
      </w:del>
      <w:r>
        <w:rPr>
          <w:sz w:val="32"/>
          <w:szCs w:val="32"/>
        </w:rPr>
        <w:t>present</w:t>
      </w:r>
      <w:del w:id="93" w:author="HaimR" w:date="2021-12-24T16:39:00Z">
        <w:r w:rsidDel="00353523">
          <w:rPr>
            <w:sz w:val="32"/>
            <w:szCs w:val="32"/>
          </w:rPr>
          <w:delText>ing</w:delText>
        </w:r>
      </w:del>
      <w:ins w:id="94" w:author="HaimR" w:date="2021-12-24T16:39:00Z">
        <w:r w:rsidR="00353523">
          <w:rPr>
            <w:sz w:val="32"/>
            <w:szCs w:val="32"/>
          </w:rPr>
          <w:t>ation needs</w:t>
        </w:r>
      </w:ins>
      <w:del w:id="95" w:author="HaimR" w:date="2021-12-24T16:40:00Z">
        <w:r w:rsidDel="00353523">
          <w:rPr>
            <w:sz w:val="32"/>
            <w:szCs w:val="32"/>
          </w:rPr>
          <w:delText xml:space="preserve"> sample</w:delText>
        </w:r>
      </w:del>
      <w:ins w:id="96" w:author="HaimR" w:date="2021-12-24T16:40:00Z">
        <w:r w:rsidR="00353523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4 typical image categories were sam</w:t>
      </w:r>
      <w:r>
        <w:rPr>
          <w:sz w:val="32"/>
          <w:szCs w:val="32"/>
        </w:rPr>
        <w:t>pled from: selfie, full body, house and landscape.</w:t>
      </w:r>
    </w:p>
    <w:p w:rsidR="002A0A95" w:rsidRDefault="007A74F4" w:rsidP="00E10A9D">
      <w:pPr>
        <w:suppressAutoHyphens/>
        <w:jc w:val="both"/>
        <w:rPr>
          <w:sz w:val="32"/>
          <w:szCs w:val="32"/>
        </w:rPr>
        <w:pPrChange w:id="97" w:author="HaimR" w:date="2021-12-24T17:01:00Z">
          <w:pPr>
            <w:suppressAutoHyphens/>
          </w:pPr>
        </w:pPrChange>
      </w:pPr>
      <w:r>
        <w:br w:type="page"/>
      </w:r>
    </w:p>
    <w:p w:rsidR="002A0A95" w:rsidRDefault="007A74F4" w:rsidP="00E10A9D">
      <w:pPr>
        <w:suppressAutoHyphens/>
        <w:jc w:val="both"/>
        <w:rPr>
          <w:sz w:val="32"/>
          <w:szCs w:val="32"/>
          <w:u w:val="single"/>
        </w:rPr>
        <w:pPrChange w:id="98" w:author="HaimR" w:date="2021-12-24T17:01:00Z">
          <w:pPr>
            <w:suppressAutoHyphens/>
          </w:pPr>
        </w:pPrChange>
      </w:pPr>
      <w:r>
        <w:rPr>
          <w:sz w:val="32"/>
          <w:szCs w:val="32"/>
          <w:u w:val="single"/>
        </w:rPr>
        <w:lastRenderedPageBreak/>
        <w:t>LAB vs RGB</w:t>
      </w:r>
    </w:p>
    <w:p w:rsidR="002A0A95" w:rsidRDefault="002A0A95" w:rsidP="00E10A9D">
      <w:pPr>
        <w:suppressAutoHyphens/>
        <w:jc w:val="both"/>
        <w:rPr>
          <w:sz w:val="32"/>
          <w:szCs w:val="32"/>
        </w:rPr>
        <w:pPrChange w:id="99" w:author="HaimR" w:date="2021-12-24T17:01:00Z">
          <w:pPr>
            <w:suppressAutoHyphens/>
          </w:pPr>
        </w:pPrChange>
      </w:pPr>
    </w:p>
    <w:p w:rsidR="002A0A95" w:rsidRDefault="007A74F4" w:rsidP="00E10A9D">
      <w:pPr>
        <w:suppressAutoHyphens/>
        <w:jc w:val="both"/>
        <w:rPr>
          <w:sz w:val="32"/>
          <w:szCs w:val="32"/>
        </w:rPr>
        <w:pPrChange w:id="100" w:author="HaimR" w:date="2021-12-24T17:01:00Z">
          <w:pPr>
            <w:suppressAutoHyphens/>
          </w:pPr>
        </w:pPrChange>
      </w:pPr>
      <w:r>
        <w:rPr>
          <w:sz w:val="32"/>
          <w:szCs w:val="32"/>
        </w:rPr>
        <w:t>Because the algorithms natively work on grayscale images, and not color images, there is a need for an extension for color images like we want.</w:t>
      </w:r>
    </w:p>
    <w:p w:rsidR="002A0A95" w:rsidRDefault="007A74F4" w:rsidP="00E10A9D">
      <w:pPr>
        <w:suppressAutoHyphens/>
        <w:jc w:val="both"/>
        <w:rPr>
          <w:ins w:id="101" w:author="HaimR" w:date="2021-12-24T16:45:00Z"/>
          <w:sz w:val="32"/>
          <w:szCs w:val="32"/>
        </w:rPr>
        <w:pPrChange w:id="102" w:author="HaimR" w:date="2021-12-24T17:01:00Z">
          <w:pPr>
            <w:suppressAutoHyphens/>
          </w:pPr>
        </w:pPrChange>
      </w:pPr>
      <w:r>
        <w:rPr>
          <w:sz w:val="32"/>
          <w:szCs w:val="32"/>
        </w:rPr>
        <w:t>For th</w:t>
      </w:r>
      <w:ins w:id="103" w:author="HaimR" w:date="2021-12-24T16:43:00Z">
        <w:r w:rsidR="006D4090">
          <w:rPr>
            <w:sz w:val="32"/>
            <w:szCs w:val="32"/>
          </w:rPr>
          <w:t>at,</w:t>
        </w:r>
      </w:ins>
      <w:del w:id="104" w:author="HaimR" w:date="2021-12-24T16:43:00Z">
        <w:r w:rsidDel="006D4090">
          <w:rPr>
            <w:sz w:val="32"/>
            <w:szCs w:val="32"/>
          </w:rPr>
          <w:delText>is</w:delText>
        </w:r>
      </w:del>
      <w:r>
        <w:rPr>
          <w:sz w:val="32"/>
          <w:szCs w:val="32"/>
        </w:rPr>
        <w:t xml:space="preserve"> </w:t>
      </w:r>
      <w:del w:id="105" w:author="HaimR" w:date="2021-12-24T16:42:00Z">
        <w:r w:rsidDel="006D4090">
          <w:rPr>
            <w:sz w:val="32"/>
            <w:szCs w:val="32"/>
          </w:rPr>
          <w:delText xml:space="preserve">i </w:delText>
        </w:r>
      </w:del>
      <w:ins w:id="106" w:author="HaimR" w:date="2021-12-24T16:42:00Z">
        <w:r w:rsidR="006D4090">
          <w:rPr>
            <w:sz w:val="32"/>
            <w:szCs w:val="32"/>
          </w:rPr>
          <w:t>I</w:t>
        </w:r>
        <w:r w:rsidR="006D4090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check</w:t>
      </w:r>
      <w:ins w:id="107" w:author="HaimR" w:date="2021-12-24T16:43:00Z">
        <w:r w:rsidR="006D4090">
          <w:rPr>
            <w:sz w:val="32"/>
            <w:szCs w:val="32"/>
          </w:rPr>
          <w:t>ed</w:t>
        </w:r>
      </w:ins>
      <w:r>
        <w:rPr>
          <w:sz w:val="32"/>
          <w:szCs w:val="32"/>
        </w:rPr>
        <w:t xml:space="preserve"> two main methods: </w:t>
      </w:r>
    </w:p>
    <w:p w:rsidR="006D4090" w:rsidRDefault="006D4090" w:rsidP="00E10A9D">
      <w:pPr>
        <w:suppressAutoHyphens/>
        <w:jc w:val="both"/>
        <w:rPr>
          <w:sz w:val="32"/>
          <w:szCs w:val="32"/>
        </w:rPr>
        <w:pPrChange w:id="108" w:author="HaimR" w:date="2021-12-24T17:01:00Z">
          <w:pPr>
            <w:suppressAutoHyphens/>
          </w:pPr>
        </w:pPrChange>
      </w:pPr>
    </w:p>
    <w:p w:rsidR="006D4090" w:rsidRDefault="007A74F4" w:rsidP="00E10A9D">
      <w:pPr>
        <w:numPr>
          <w:ilvl w:val="0"/>
          <w:numId w:val="1"/>
        </w:numPr>
        <w:suppressAutoHyphens/>
        <w:jc w:val="both"/>
        <w:rPr>
          <w:ins w:id="109" w:author="HaimR" w:date="2021-12-24T16:45:00Z"/>
          <w:sz w:val="32"/>
          <w:szCs w:val="32"/>
        </w:rPr>
        <w:pPrChange w:id="110" w:author="HaimR" w:date="2021-12-24T17:01:00Z">
          <w:pPr>
            <w:numPr>
              <w:numId w:val="1"/>
            </w:numPr>
            <w:suppressAutoHyphens/>
            <w:ind w:left="360" w:hanging="360"/>
          </w:pPr>
        </w:pPrChange>
      </w:pPr>
      <w:r>
        <w:rPr>
          <w:sz w:val="32"/>
          <w:szCs w:val="32"/>
        </w:rPr>
        <w:t>Transform t</w:t>
      </w:r>
      <w:r>
        <w:rPr>
          <w:sz w:val="32"/>
          <w:szCs w:val="32"/>
        </w:rPr>
        <w:t xml:space="preserve">he image from RGB-image to LAB-image, do the manipulations on the L layer of the image. </w:t>
      </w:r>
      <w:ins w:id="111" w:author="HaimR" w:date="2021-12-24T17:01:00Z">
        <w:r w:rsidR="00E10A9D">
          <w:rPr>
            <w:sz w:val="32"/>
            <w:szCs w:val="32"/>
          </w:rPr>
          <w:tab/>
        </w:r>
      </w:ins>
      <w:r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55920" cy="1722120"/>
            <wp:effectExtent l="0" t="0" r="0" b="0"/>
            <wp:docPr id="1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BIAAAAHgQAAAAAAAAAAAAABAAAAAAAAALsGAAABAAAAAAAAAEYPAACQIQAAmAoAAAEAAAC7BgAARg8AACgAAAAIAAAAAQAAAAEAAAA="/>
                        </a:ext>
                      </a:extLst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722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90210" cy="1836420"/>
            <wp:effectExtent l="0" t="0" r="0" b="0"/>
            <wp:docPr id="2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BIAAAAHggAAAAAAAAAAAAABAAAAAAAAAKAFAAABAAAAAAAAAOgQAADGIQAATAsAAAEAAACgBQAA6BAAACgAAAAIAAAAAQAAAAEAAAA="/>
                        </a:ext>
                      </a:extLst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836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52110" cy="1089660"/>
            <wp:effectExtent l="0" t="0" r="0" b="0"/>
            <wp:docPr id="3" name="Pictur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2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BIAAAAHgQAAAAAAAAAAAAABAAAAAAAAAKAFAAABAAAAAAAAAHwTAACKIQAAtAYAAAEAAACgBQAAfBMAACgAAAAIAAAAAQAAAAEAAAA="/>
                        </a:ext>
                      </a:extLst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55920" cy="1017270"/>
            <wp:effectExtent l="0" t="0" r="0" b="0"/>
            <wp:docPr id="4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BIAAAAHgQAAAAAAAAAAAAABAAAAAAAAAKAFAAABAAAAAAAAAFASAACQIQAAQgYAAAIAAACgBQAAUBIAACgAAAAIAAAAAQAAAAEAAAA="/>
                        </a:ext>
                      </a:extLst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:rsidR="006D4090" w:rsidRDefault="006D4090" w:rsidP="00E10A9D">
      <w:pPr>
        <w:jc w:val="both"/>
        <w:rPr>
          <w:ins w:id="112" w:author="HaimR" w:date="2021-12-24T16:45:00Z"/>
          <w:sz w:val="32"/>
          <w:szCs w:val="32"/>
        </w:rPr>
        <w:pPrChange w:id="113" w:author="HaimR" w:date="2021-12-24T17:01:00Z">
          <w:pPr/>
        </w:pPrChange>
      </w:pPr>
      <w:ins w:id="114" w:author="HaimR" w:date="2021-12-24T16:45:00Z">
        <w:r>
          <w:rPr>
            <w:sz w:val="32"/>
            <w:szCs w:val="32"/>
          </w:rPr>
          <w:br w:type="page"/>
        </w:r>
      </w:ins>
    </w:p>
    <w:p w:rsidR="002A0A95" w:rsidDel="006D4090" w:rsidRDefault="002A0A95" w:rsidP="00E10A9D">
      <w:pPr>
        <w:numPr>
          <w:ilvl w:val="0"/>
          <w:numId w:val="1"/>
        </w:numPr>
        <w:suppressAutoHyphens/>
        <w:jc w:val="both"/>
        <w:rPr>
          <w:del w:id="115" w:author="HaimR" w:date="2021-12-24T16:45:00Z"/>
          <w:sz w:val="32"/>
          <w:szCs w:val="32"/>
        </w:rPr>
        <w:pPrChange w:id="116" w:author="HaimR" w:date="2021-12-24T17:01:00Z">
          <w:pPr>
            <w:numPr>
              <w:numId w:val="1"/>
            </w:numPr>
            <w:suppressAutoHyphens/>
            <w:ind w:left="360" w:hanging="360"/>
          </w:pPr>
        </w:pPrChange>
      </w:pPr>
    </w:p>
    <w:p w:rsidR="002A0A95" w:rsidDel="00E10A9D" w:rsidRDefault="007A74F4" w:rsidP="00E10A9D">
      <w:pPr>
        <w:numPr>
          <w:ilvl w:val="0"/>
          <w:numId w:val="1"/>
        </w:numPr>
        <w:suppressAutoHyphens/>
        <w:jc w:val="both"/>
        <w:rPr>
          <w:del w:id="117" w:author="HaimR" w:date="2021-12-24T17:02:00Z"/>
          <w:sz w:val="32"/>
          <w:szCs w:val="32"/>
        </w:rPr>
        <w:pPrChange w:id="118" w:author="HaimR" w:date="2021-12-24T17:01:00Z">
          <w:pPr>
            <w:numPr>
              <w:numId w:val="1"/>
            </w:numPr>
            <w:suppressAutoHyphens/>
            <w:ind w:left="360" w:hanging="360"/>
          </w:pPr>
        </w:pPrChange>
      </w:pPr>
      <w:r w:rsidRPr="007A74F4">
        <w:rPr>
          <w:sz w:val="32"/>
          <w:szCs w:val="32"/>
        </w:rPr>
        <w:t xml:space="preserve">Use the RGB-color image as input and work on all layers separately </w:t>
      </w:r>
      <w:r w:rsidRPr="007A74F4"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55920" cy="1722120"/>
            <wp:effectExtent l="0" t="0" r="0" b="0"/>
            <wp:docPr id="5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AAAAAAAAAAMDA/wAAAAAAZAAAADIAAAAAAAAAZAAAAAAAAAB/f38ACgAAACEAAABAAAAAPAAAABMAAAAHgQAAAAAAAAAAAAABAAAAAAAAAIIEAAABAAAAAAAAACYjAACQIQAAmAoAAAEAAACCBAAAJiMAACgAAAAIAAAAAQAAAAEAAAA="/>
                        </a:ext>
                      </a:extLst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722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 w:rsidRPr="007A74F4"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90210" cy="1836420"/>
            <wp:effectExtent l="0" t="0" r="0" b="0"/>
            <wp:docPr id="6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BMAAAAHggAAAAAAAAAAAAABAAAAAAAAAKAFAAABAAAAAAAAAOgQAADGIQAATAsAAAEAAACgBQAA6BAAACgAAAAIAAAAAQAAAAEAAAA="/>
                        </a:ext>
                      </a:extLst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836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 w:rsidRPr="007A74F4"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52110" cy="1089660"/>
            <wp:effectExtent l="0" t="0" r="0" b="0"/>
            <wp:docPr id="7" name="Pictur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2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BMAAAAHgQAAAAAAAAAAAAABAAAAAAAAAKAFAAABAAAAAAAAAIwPAACKIQAAtAYAAAIAAACgBQAAjA8AACgAAAAIAAAAAQAAAAEAAAA="/>
                        </a:ext>
                      </a:extLst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4F4">
        <w:rPr>
          <w:sz w:val="32"/>
          <w:szCs w:val="32"/>
        </w:rPr>
        <w:br/>
      </w:r>
      <w:r>
        <w:rPr>
          <w:noProof/>
        </w:rPr>
        <w:drawing>
          <wp:inline distT="114300" distB="114300" distL="114300" distR="114300">
            <wp:extent cx="5455920" cy="1017270"/>
            <wp:effectExtent l="0" t="0" r="0" b="0"/>
            <wp:docPr id="8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3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BMAAAAHgQAAAAAAAAAAAAABAAAAAAAAALsGAAABAAAAAAAAAGsTAACQIQAAQgYAAAIAAAC7BgAAaxMAACgAAAAIAAAAAQAAAAEAAAA="/>
                        </a:ext>
                      </a:extLst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4F4">
        <w:rPr>
          <w:sz w:val="32"/>
          <w:szCs w:val="32"/>
        </w:rPr>
        <w:br/>
      </w:r>
    </w:p>
    <w:p w:rsidR="002A0A95" w:rsidRPr="007A74F4" w:rsidRDefault="002A0A95" w:rsidP="00E10A9D">
      <w:pPr>
        <w:numPr>
          <w:ilvl w:val="0"/>
          <w:numId w:val="1"/>
        </w:numPr>
        <w:suppressAutoHyphens/>
        <w:jc w:val="both"/>
        <w:rPr>
          <w:sz w:val="32"/>
          <w:szCs w:val="32"/>
        </w:rPr>
        <w:pPrChange w:id="119" w:author="HaimR" w:date="2021-12-24T17:01:00Z">
          <w:pPr>
            <w:numPr>
              <w:numId w:val="1"/>
            </w:numPr>
            <w:suppressAutoHyphens/>
            <w:ind w:left="360" w:hanging="360"/>
          </w:pPr>
        </w:pPrChange>
      </w:pPr>
    </w:p>
    <w:p w:rsidR="002A0A95" w:rsidRDefault="006D4090" w:rsidP="00E10A9D">
      <w:pPr>
        <w:suppressAutoHyphens/>
        <w:jc w:val="both"/>
        <w:rPr>
          <w:sz w:val="32"/>
          <w:szCs w:val="32"/>
        </w:rPr>
        <w:pPrChange w:id="120" w:author="HaimR" w:date="2021-12-24T17:01:00Z">
          <w:pPr>
            <w:suppressAutoHyphens/>
          </w:pPr>
        </w:pPrChange>
      </w:pPr>
      <w:ins w:id="121" w:author="HaimR" w:date="2021-12-24T16:46:00Z">
        <w:r>
          <w:rPr>
            <w:sz w:val="32"/>
            <w:szCs w:val="32"/>
          </w:rPr>
          <w:t>F</w:t>
        </w:r>
      </w:ins>
      <w:del w:id="122" w:author="HaimR" w:date="2021-12-24T16:46:00Z">
        <w:r w:rsidR="007A74F4" w:rsidDel="006D4090">
          <w:rPr>
            <w:sz w:val="32"/>
            <w:szCs w:val="32"/>
          </w:rPr>
          <w:delText>f</w:delText>
        </w:r>
      </w:del>
      <w:r w:rsidR="007A74F4">
        <w:rPr>
          <w:sz w:val="32"/>
          <w:szCs w:val="32"/>
        </w:rPr>
        <w:t xml:space="preserve">rom the results it </w:t>
      </w:r>
      <w:del w:id="123" w:author="HaimR" w:date="2021-12-24T16:46:00Z">
        <w:r w:rsidR="007A74F4" w:rsidDel="006D4090">
          <w:rPr>
            <w:sz w:val="32"/>
            <w:szCs w:val="32"/>
          </w:rPr>
          <w:delText xml:space="preserve">looks </w:delText>
        </w:r>
      </w:del>
      <w:ins w:id="124" w:author="HaimR" w:date="2021-12-24T16:46:00Z">
        <w:r>
          <w:rPr>
            <w:sz w:val="32"/>
            <w:szCs w:val="32"/>
          </w:rPr>
          <w:t>seem</w:t>
        </w:r>
        <w:r>
          <w:rPr>
            <w:sz w:val="32"/>
            <w:szCs w:val="32"/>
          </w:rPr>
          <w:t xml:space="preserve">s </w:t>
        </w:r>
      </w:ins>
      <w:r w:rsidR="007A74F4">
        <w:rPr>
          <w:sz w:val="32"/>
          <w:szCs w:val="32"/>
        </w:rPr>
        <w:t>like the LAB manipulation look</w:t>
      </w:r>
      <w:ins w:id="125" w:author="HaimR" w:date="2021-12-24T16:51:00Z">
        <w:r w:rsidR="00900181">
          <w:rPr>
            <w:sz w:val="32"/>
            <w:szCs w:val="32"/>
          </w:rPr>
          <w:t>s</w:t>
        </w:r>
      </w:ins>
      <w:r w:rsidR="007A74F4">
        <w:rPr>
          <w:sz w:val="32"/>
          <w:szCs w:val="32"/>
        </w:rPr>
        <w:t xml:space="preserve"> more natural and easier</w:t>
      </w:r>
      <w:r w:rsidR="007A74F4">
        <w:rPr>
          <w:sz w:val="32"/>
          <w:szCs w:val="32"/>
        </w:rPr>
        <w:t xml:space="preserve"> </w:t>
      </w:r>
      <w:del w:id="126" w:author="HaimR" w:date="2021-12-24T16:46:00Z">
        <w:r w:rsidR="007A74F4" w:rsidDel="007774B7">
          <w:rPr>
            <w:sz w:val="32"/>
            <w:szCs w:val="32"/>
          </w:rPr>
          <w:delText xml:space="preserve">on </w:delText>
        </w:r>
      </w:del>
      <w:ins w:id="127" w:author="HaimR" w:date="2021-12-24T16:46:00Z">
        <w:r w:rsidR="007774B7">
          <w:rPr>
            <w:sz w:val="32"/>
            <w:szCs w:val="32"/>
          </w:rPr>
          <w:t>for</w:t>
        </w:r>
        <w:r w:rsidR="007774B7">
          <w:rPr>
            <w:sz w:val="32"/>
            <w:szCs w:val="32"/>
          </w:rPr>
          <w:t xml:space="preserve"> </w:t>
        </w:r>
      </w:ins>
      <w:del w:id="128" w:author="HaimR" w:date="2021-12-24T16:47:00Z">
        <w:r w:rsidR="007A74F4" w:rsidDel="007774B7">
          <w:rPr>
            <w:sz w:val="32"/>
            <w:szCs w:val="32"/>
          </w:rPr>
          <w:delText xml:space="preserve">the </w:delText>
        </w:r>
      </w:del>
      <w:ins w:id="129" w:author="HaimR" w:date="2021-12-24T16:47:00Z">
        <w:r w:rsidR="007774B7">
          <w:rPr>
            <w:sz w:val="32"/>
            <w:szCs w:val="32"/>
          </w:rPr>
          <w:t>our</w:t>
        </w:r>
        <w:r w:rsidR="007774B7">
          <w:rPr>
            <w:sz w:val="32"/>
            <w:szCs w:val="32"/>
          </w:rPr>
          <w:t xml:space="preserve"> </w:t>
        </w:r>
      </w:ins>
      <w:r w:rsidR="007A74F4">
        <w:rPr>
          <w:sz w:val="32"/>
          <w:szCs w:val="32"/>
        </w:rPr>
        <w:t xml:space="preserve">eyes, and the RGB manipulation </w:t>
      </w:r>
      <w:del w:id="130" w:author="HaimR" w:date="2021-12-24T16:47:00Z">
        <w:r w:rsidR="007A74F4" w:rsidDel="007774B7">
          <w:rPr>
            <w:sz w:val="32"/>
            <w:szCs w:val="32"/>
          </w:rPr>
          <w:delText>may look</w:delText>
        </w:r>
      </w:del>
      <w:ins w:id="131" w:author="HaimR" w:date="2021-12-24T16:47:00Z">
        <w:r w:rsidR="007774B7">
          <w:rPr>
            <w:sz w:val="32"/>
            <w:szCs w:val="32"/>
          </w:rPr>
          <w:t>seems to be</w:t>
        </w:r>
      </w:ins>
      <w:r w:rsidR="007A74F4">
        <w:rPr>
          <w:sz w:val="32"/>
          <w:szCs w:val="32"/>
        </w:rPr>
        <w:t xml:space="preserve"> more artistic and colorful.</w:t>
      </w:r>
    </w:p>
    <w:p w:rsidR="002A0A95" w:rsidRDefault="002A0A95" w:rsidP="00E10A9D">
      <w:pPr>
        <w:suppressAutoHyphens/>
        <w:jc w:val="both"/>
        <w:rPr>
          <w:sz w:val="32"/>
          <w:szCs w:val="32"/>
        </w:rPr>
        <w:pPrChange w:id="132" w:author="HaimR" w:date="2021-12-24T17:01:00Z">
          <w:pPr>
            <w:suppressAutoHyphens/>
          </w:pPr>
        </w:pPrChange>
      </w:pPr>
    </w:p>
    <w:p w:rsidR="002A0A95" w:rsidRDefault="007A74F4" w:rsidP="00E10A9D">
      <w:pPr>
        <w:suppressAutoHyphens/>
        <w:jc w:val="both"/>
        <w:rPr>
          <w:sz w:val="32"/>
          <w:szCs w:val="32"/>
        </w:rPr>
        <w:pPrChange w:id="133" w:author="HaimR" w:date="2021-12-24T17:01:00Z">
          <w:pPr>
            <w:suppressAutoHyphens/>
          </w:pPr>
        </w:pPrChange>
      </w:pPr>
      <w:r>
        <w:rPr>
          <w:sz w:val="32"/>
          <w:szCs w:val="32"/>
        </w:rPr>
        <w:t xml:space="preserve">These results may </w:t>
      </w:r>
      <w:del w:id="134" w:author="HaimR" w:date="2021-12-24T16:52:00Z">
        <w:r w:rsidDel="00900181">
          <w:rPr>
            <w:sz w:val="32"/>
            <w:szCs w:val="32"/>
          </w:rPr>
          <w:delText>come from</w:delText>
        </w:r>
      </w:del>
      <w:ins w:id="135" w:author="HaimR" w:date="2021-12-24T16:52:00Z">
        <w:r w:rsidR="00900181">
          <w:rPr>
            <w:sz w:val="32"/>
            <w:szCs w:val="32"/>
          </w:rPr>
          <w:t>match</w:t>
        </w:r>
      </w:ins>
      <w:r>
        <w:rPr>
          <w:sz w:val="32"/>
          <w:szCs w:val="32"/>
        </w:rPr>
        <w:t xml:space="preserve"> the theory of light, </w:t>
      </w:r>
      <w:del w:id="136" w:author="HaimR" w:date="2021-12-24T16:48:00Z">
        <w:r w:rsidDel="00900181">
          <w:rPr>
            <w:sz w:val="32"/>
            <w:szCs w:val="32"/>
          </w:rPr>
          <w:delText>that says</w:delText>
        </w:r>
      </w:del>
      <w:ins w:id="137" w:author="HaimR" w:date="2021-12-24T16:48:00Z">
        <w:r w:rsidR="00900181">
          <w:rPr>
            <w:sz w:val="32"/>
            <w:szCs w:val="32"/>
          </w:rPr>
          <w:t>saying</w:t>
        </w:r>
      </w:ins>
      <w:r>
        <w:rPr>
          <w:sz w:val="32"/>
          <w:szCs w:val="32"/>
        </w:rPr>
        <w:t xml:space="preserve"> that light </w:t>
      </w:r>
      <w:del w:id="138" w:author="HaimR" w:date="2021-12-24T16:52:00Z">
        <w:r w:rsidDel="00900181">
          <w:rPr>
            <w:sz w:val="32"/>
            <w:szCs w:val="32"/>
          </w:rPr>
          <w:delText xml:space="preserve">have </w:delText>
        </w:r>
      </w:del>
      <w:ins w:id="139" w:author="HaimR" w:date="2021-12-24T16:52:00Z">
        <w:r w:rsidR="00900181">
          <w:rPr>
            <w:sz w:val="32"/>
            <w:szCs w:val="32"/>
          </w:rPr>
          <w:t>ha</w:t>
        </w:r>
        <w:r w:rsidR="00900181">
          <w:rPr>
            <w:sz w:val="32"/>
            <w:szCs w:val="32"/>
          </w:rPr>
          <w:t>s</w:t>
        </w:r>
        <w:r w:rsidR="0090018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3 parameters: amplitude(strength), wavelength(color) and polarization</w:t>
      </w:r>
      <w:ins w:id="140" w:author="HaimR" w:date="2021-12-24T16:48:00Z">
        <w:r w:rsidR="0090018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(that normal cameras </w:t>
      </w:r>
      <w:del w:id="141" w:author="HaimR" w:date="2021-12-24T16:48:00Z">
        <w:r w:rsidDel="00900181">
          <w:rPr>
            <w:sz w:val="32"/>
            <w:szCs w:val="32"/>
          </w:rPr>
          <w:delText xml:space="preserve">don't </w:delText>
        </w:r>
      </w:del>
      <w:ins w:id="142" w:author="HaimR" w:date="2021-12-24T16:48:00Z">
        <w:r w:rsidR="00900181">
          <w:rPr>
            <w:sz w:val="32"/>
            <w:szCs w:val="32"/>
          </w:rPr>
          <w:t>do</w:t>
        </w:r>
        <w:r w:rsidR="00900181">
          <w:rPr>
            <w:sz w:val="32"/>
            <w:szCs w:val="32"/>
          </w:rPr>
          <w:t xml:space="preserve"> not</w:t>
        </w:r>
        <w:r w:rsidR="00900181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measure)</w:t>
      </w:r>
      <w:r>
        <w:rPr>
          <w:sz w:val="32"/>
          <w:szCs w:val="32"/>
        </w:rPr>
        <w:t xml:space="preserve">. </w:t>
      </w:r>
      <w:del w:id="143" w:author="HaimR" w:date="2021-12-24T16:52:00Z">
        <w:r w:rsidDel="00900181">
          <w:rPr>
            <w:sz w:val="32"/>
            <w:szCs w:val="32"/>
          </w:rPr>
          <w:delText xml:space="preserve">so </w:delText>
        </w:r>
      </w:del>
      <w:ins w:id="144" w:author="HaimR" w:date="2021-12-24T16:52:00Z">
        <w:r w:rsidR="00900181">
          <w:rPr>
            <w:sz w:val="32"/>
            <w:szCs w:val="32"/>
          </w:rPr>
          <w:t>S</w:t>
        </w:r>
        <w:r w:rsidR="00900181">
          <w:rPr>
            <w:sz w:val="32"/>
            <w:szCs w:val="32"/>
          </w:rPr>
          <w:t xml:space="preserve">o </w:t>
        </w:r>
      </w:ins>
      <w:r>
        <w:rPr>
          <w:sz w:val="32"/>
          <w:szCs w:val="32"/>
        </w:rPr>
        <w:t>doing the LAB manipulation works on equalizing amplitudes as a whole, while doing the RGB manipulation works on equalizing amplitudes of specific wavelengths.</w:t>
      </w:r>
    </w:p>
    <w:p w:rsidR="002A0A95" w:rsidRDefault="002A0A95" w:rsidP="00E10A9D">
      <w:pPr>
        <w:suppressAutoHyphens/>
        <w:jc w:val="both"/>
        <w:rPr>
          <w:sz w:val="32"/>
          <w:szCs w:val="32"/>
        </w:rPr>
        <w:pPrChange w:id="145" w:author="HaimR" w:date="2021-12-24T17:01:00Z">
          <w:pPr>
            <w:suppressAutoHyphens/>
          </w:pPr>
        </w:pPrChange>
      </w:pPr>
    </w:p>
    <w:p w:rsidR="002A0A95" w:rsidRDefault="007A74F4" w:rsidP="00E10A9D">
      <w:pPr>
        <w:suppressAutoHyphens/>
        <w:jc w:val="both"/>
        <w:rPr>
          <w:sz w:val="32"/>
          <w:szCs w:val="32"/>
          <w:u w:val="single"/>
        </w:rPr>
        <w:pPrChange w:id="146" w:author="HaimR" w:date="2021-12-24T17:01:00Z">
          <w:pPr>
            <w:suppressAutoHyphens/>
          </w:pPr>
        </w:pPrChange>
      </w:pPr>
      <w:r>
        <w:rPr>
          <w:sz w:val="32"/>
          <w:szCs w:val="32"/>
          <w:u w:val="single"/>
        </w:rPr>
        <w:lastRenderedPageBreak/>
        <w:t>H</w:t>
      </w:r>
      <w:r>
        <w:rPr>
          <w:sz w:val="32"/>
          <w:szCs w:val="32"/>
          <w:u w:val="single"/>
        </w:rPr>
        <w:t>istogramic Results</w:t>
      </w:r>
    </w:p>
    <w:p w:rsidR="002A0A95" w:rsidDel="00D36CCA" w:rsidRDefault="002A0A95" w:rsidP="00E10A9D">
      <w:pPr>
        <w:suppressAutoHyphens/>
        <w:jc w:val="both"/>
        <w:rPr>
          <w:del w:id="147" w:author="HaimR" w:date="2021-12-24T18:15:00Z"/>
          <w:sz w:val="32"/>
          <w:szCs w:val="32"/>
        </w:rPr>
        <w:pPrChange w:id="148" w:author="HaimR" w:date="2021-12-24T17:01:00Z">
          <w:pPr>
            <w:suppressAutoHyphens/>
          </w:pPr>
        </w:pPrChange>
      </w:pPr>
    </w:p>
    <w:p w:rsidR="00E10A9D" w:rsidRDefault="007A74F4" w:rsidP="00E10A9D">
      <w:pPr>
        <w:suppressAutoHyphens/>
        <w:jc w:val="both"/>
        <w:rPr>
          <w:ins w:id="149" w:author="HaimR" w:date="2021-12-24T17:03:00Z"/>
          <w:sz w:val="32"/>
          <w:szCs w:val="32"/>
        </w:rPr>
      </w:pPr>
      <w:del w:id="150" w:author="HaimR" w:date="2021-12-24T16:55:00Z">
        <w:r w:rsidDel="00900181">
          <w:rPr>
            <w:sz w:val="32"/>
            <w:szCs w:val="32"/>
          </w:rPr>
          <w:delText>For deeper look on</w:delText>
        </w:r>
      </w:del>
      <w:ins w:id="151" w:author="HaimR" w:date="2021-12-24T16:55:00Z">
        <w:r w:rsidR="00900181">
          <w:rPr>
            <w:sz w:val="32"/>
            <w:szCs w:val="32"/>
          </w:rPr>
          <w:t>Diving into</w:t>
        </w:r>
      </w:ins>
      <w:r>
        <w:rPr>
          <w:sz w:val="32"/>
          <w:szCs w:val="32"/>
        </w:rPr>
        <w:t xml:space="preserve"> the results we </w:t>
      </w:r>
      <w:del w:id="152" w:author="HaimR" w:date="2021-12-24T16:55:00Z">
        <w:r w:rsidDel="00900181">
          <w:rPr>
            <w:sz w:val="32"/>
            <w:szCs w:val="32"/>
          </w:rPr>
          <w:delText>can look on</w:delText>
        </w:r>
      </w:del>
      <w:ins w:id="153" w:author="HaimR" w:date="2021-12-24T16:55:00Z">
        <w:r w:rsidR="00900181">
          <w:rPr>
            <w:sz w:val="32"/>
            <w:szCs w:val="32"/>
          </w:rPr>
          <w:t>see</w:t>
        </w:r>
      </w:ins>
      <w:r>
        <w:rPr>
          <w:sz w:val="32"/>
          <w:szCs w:val="32"/>
        </w:rPr>
        <w:t xml:space="preserve"> the histograms of the im</w:t>
      </w:r>
      <w:r>
        <w:rPr>
          <w:sz w:val="32"/>
          <w:szCs w:val="32"/>
        </w:rPr>
        <w:t>ages</w:t>
      </w:r>
      <w:del w:id="154" w:author="HaimR" w:date="2021-12-24T16:57:00Z">
        <w:r w:rsidDel="00D6376D">
          <w:rPr>
            <w:sz w:val="32"/>
            <w:szCs w:val="32"/>
          </w:rPr>
          <w:delText>. The histograms</w:delText>
        </w:r>
      </w:del>
      <w:ins w:id="155" w:author="HaimR" w:date="2021-12-24T16:57:00Z">
        <w:r w:rsidR="00D6376D">
          <w:rPr>
            <w:sz w:val="32"/>
            <w:szCs w:val="32"/>
          </w:rPr>
          <w:t xml:space="preserve"> that</w:t>
        </w:r>
      </w:ins>
      <w:r>
        <w:rPr>
          <w:sz w:val="32"/>
          <w:szCs w:val="32"/>
        </w:rPr>
        <w:t xml:space="preserve"> were scored for uniformity with the formula of</w:t>
      </w:r>
      <w:ins w:id="156" w:author="HaimR" w:date="2021-12-24T16:58:00Z">
        <w:r w:rsidR="00D6376D">
          <w:rPr>
            <w:sz w:val="32"/>
            <w:szCs w:val="32"/>
          </w:rPr>
          <w:t>:</w:t>
        </w:r>
      </w:ins>
    </w:p>
    <w:p w:rsidR="00E10A9D" w:rsidRDefault="00E10A9D" w:rsidP="00E10A9D">
      <w:pPr>
        <w:suppressAutoHyphens/>
        <w:jc w:val="both"/>
        <w:rPr>
          <w:ins w:id="157" w:author="HaimR" w:date="2021-12-24T17:03:00Z"/>
          <w:sz w:val="32"/>
          <w:szCs w:val="32"/>
        </w:rPr>
      </w:pPr>
      <w:ins w:id="158" w:author="HaimR" w:date="2021-12-24T17:03:00Z">
        <w:r>
          <w:rPr>
            <w:sz w:val="32"/>
            <w:szCs w:val="32"/>
          </w:rPr>
          <w:t>S</w:t>
        </w:r>
      </w:ins>
      <w:del w:id="159" w:author="HaimR" w:date="2021-12-24T17:02:00Z">
        <w:r w:rsidR="007A74F4" w:rsidDel="00E10A9D">
          <w:rPr>
            <w:sz w:val="32"/>
            <w:szCs w:val="32"/>
          </w:rPr>
          <w:delText xml:space="preserve"> </w:delText>
        </w:r>
      </w:del>
      <w:del w:id="160" w:author="HaimR" w:date="2021-12-24T16:57:00Z">
        <w:r w:rsidR="007A74F4" w:rsidDel="00D6376D">
          <w:rPr>
            <w:sz w:val="32"/>
            <w:szCs w:val="32"/>
          </w:rPr>
          <w:delText xml:space="preserve"> </w:delText>
        </w:r>
      </w:del>
      <w:del w:id="161" w:author="HaimR" w:date="2021-12-24T17:03:00Z">
        <w:r w:rsidR="007A74F4" w:rsidDel="00E10A9D">
          <w:rPr>
            <w:sz w:val="32"/>
            <w:szCs w:val="32"/>
          </w:rPr>
          <w:delText>s</w:delText>
        </w:r>
      </w:del>
      <w:r w:rsidR="007A74F4">
        <w:rPr>
          <w:sz w:val="32"/>
          <w:szCs w:val="32"/>
        </w:rPr>
        <w:t>tandard deviation of the histogram bins sizes</w:t>
      </w:r>
      <w:ins w:id="162" w:author="HaimR" w:date="2021-12-24T16:58:00Z">
        <w:r w:rsidR="00D6376D">
          <w:rPr>
            <w:sz w:val="32"/>
            <w:szCs w:val="32"/>
          </w:rPr>
          <w:t>,</w:t>
        </w:r>
      </w:ins>
      <w:r w:rsidR="007A74F4">
        <w:rPr>
          <w:sz w:val="32"/>
          <w:szCs w:val="32"/>
        </w:rPr>
        <w:t xml:space="preserve"> </w:t>
      </w:r>
    </w:p>
    <w:p w:rsidR="002A0A95" w:rsidRDefault="007A74F4" w:rsidP="00E10A9D">
      <w:pPr>
        <w:suppressAutoHyphens/>
        <w:jc w:val="both"/>
        <w:rPr>
          <w:sz w:val="32"/>
          <w:szCs w:val="32"/>
        </w:rPr>
        <w:pPrChange w:id="163" w:author="HaimR" w:date="2021-12-24T17:01:00Z">
          <w:pPr>
            <w:suppressAutoHyphens/>
          </w:pPr>
        </w:pPrChange>
      </w:pPr>
      <w:del w:id="164" w:author="HaimR" w:date="2021-12-24T17:03:00Z">
        <w:r w:rsidDel="00E10A9D">
          <w:rPr>
            <w:sz w:val="32"/>
            <w:szCs w:val="32"/>
          </w:rPr>
          <w:delText xml:space="preserve">divided </w:delText>
        </w:r>
      </w:del>
      <w:ins w:id="165" w:author="HaimR" w:date="2021-12-24T17:03:00Z">
        <w:r w:rsidR="00E10A9D">
          <w:rPr>
            <w:sz w:val="32"/>
            <w:szCs w:val="32"/>
          </w:rPr>
          <w:t>D</w:t>
        </w:r>
        <w:r w:rsidR="00E10A9D">
          <w:rPr>
            <w:sz w:val="32"/>
            <w:szCs w:val="32"/>
          </w:rPr>
          <w:t xml:space="preserve">ivided </w:t>
        </w:r>
      </w:ins>
      <w:r>
        <w:rPr>
          <w:sz w:val="32"/>
          <w:szCs w:val="32"/>
        </w:rPr>
        <w:t>by mean bin size</w:t>
      </w:r>
      <w:del w:id="166" w:author="HaimR" w:date="2021-12-24T17:04:00Z">
        <w:r w:rsidDel="00E10A9D">
          <w:rPr>
            <w:sz w:val="32"/>
            <w:szCs w:val="32"/>
          </w:rPr>
          <w:delText>,</w:delText>
        </w:r>
      </w:del>
      <w:r>
        <w:rPr>
          <w:sz w:val="32"/>
          <w:szCs w:val="32"/>
        </w:rPr>
        <w:t xml:space="preserve"> </w:t>
      </w:r>
      <w:ins w:id="167" w:author="HaimR" w:date="2021-12-24T17:04:00Z">
        <w:r w:rsidR="00E10A9D">
          <w:rPr>
            <w:sz w:val="32"/>
            <w:szCs w:val="32"/>
          </w:rPr>
          <w:t>(</w:t>
        </w:r>
      </w:ins>
      <w:del w:id="168" w:author="HaimR" w:date="2021-12-24T16:58:00Z">
        <w:r w:rsidDel="00D6376D">
          <w:rPr>
            <w:sz w:val="32"/>
            <w:szCs w:val="32"/>
          </w:rPr>
          <w:delText xml:space="preserve">where </w:delText>
        </w:r>
      </w:del>
      <w:ins w:id="169" w:author="HaimR" w:date="2021-12-24T16:59:00Z">
        <w:r w:rsidR="00D6376D">
          <w:rPr>
            <w:sz w:val="32"/>
            <w:szCs w:val="32"/>
          </w:rPr>
          <w:t>when</w:t>
        </w:r>
      </w:ins>
      <w:ins w:id="170" w:author="HaimR" w:date="2021-12-24T16:58:00Z">
        <w:r w:rsidR="00D6376D">
          <w:rPr>
            <w:sz w:val="32"/>
            <w:szCs w:val="32"/>
          </w:rPr>
          <w:t xml:space="preserve"> the</w:t>
        </w:r>
        <w:r w:rsidR="00D6376D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lower</w:t>
      </w:r>
      <w:ins w:id="171" w:author="HaimR" w:date="2021-12-24T16:59:00Z">
        <w:r w:rsidR="00D6376D">
          <w:rPr>
            <w:sz w:val="32"/>
            <w:szCs w:val="32"/>
          </w:rPr>
          <w:t xml:space="preserve"> is</w:t>
        </w:r>
      </w:ins>
      <w:r>
        <w:rPr>
          <w:sz w:val="32"/>
          <w:szCs w:val="32"/>
        </w:rPr>
        <w:t xml:space="preserve"> </w:t>
      </w:r>
      <w:del w:id="172" w:author="HaimR" w:date="2021-12-24T16:58:00Z">
        <w:r w:rsidDel="00D6376D">
          <w:rPr>
            <w:sz w:val="32"/>
            <w:szCs w:val="32"/>
          </w:rPr>
          <w:delText>score is</w:delText>
        </w:r>
      </w:del>
      <w:ins w:id="173" w:author="HaimR" w:date="2021-12-24T16:58:00Z">
        <w:r w:rsidR="00D6376D">
          <w:rPr>
            <w:sz w:val="32"/>
            <w:szCs w:val="32"/>
          </w:rPr>
          <w:t>the</w:t>
        </w:r>
      </w:ins>
      <w:r>
        <w:rPr>
          <w:sz w:val="32"/>
          <w:szCs w:val="32"/>
        </w:rPr>
        <w:t xml:space="preserve"> better</w:t>
      </w:r>
      <w:ins w:id="174" w:author="HaimR" w:date="2021-12-24T17:04:00Z">
        <w:r w:rsidR="00E10A9D">
          <w:rPr>
            <w:sz w:val="32"/>
            <w:szCs w:val="32"/>
          </w:rPr>
          <w:t>)</w:t>
        </w:r>
      </w:ins>
      <w:r>
        <w:rPr>
          <w:sz w:val="32"/>
          <w:szCs w:val="32"/>
        </w:rPr>
        <w:t>.</w:t>
      </w:r>
    </w:p>
    <w:p w:rsidR="00D36CCA" w:rsidRDefault="00D36CCA" w:rsidP="00E10A9D">
      <w:pPr>
        <w:suppressAutoHyphens/>
        <w:jc w:val="both"/>
        <w:rPr>
          <w:sz w:val="32"/>
          <w:szCs w:val="32"/>
        </w:rPr>
        <w:pPrChange w:id="175" w:author="HaimR" w:date="2021-12-24T17:01:00Z">
          <w:pPr>
            <w:suppressAutoHyphens/>
          </w:pPr>
        </w:pPrChange>
      </w:pPr>
    </w:p>
    <w:p w:rsidR="002A0A95" w:rsidRDefault="007A74F4" w:rsidP="00E10A9D">
      <w:pPr>
        <w:suppressAutoHyphens/>
        <w:jc w:val="both"/>
        <w:rPr>
          <w:b/>
          <w:bCs/>
          <w:sz w:val="32"/>
          <w:szCs w:val="32"/>
        </w:rPr>
        <w:pPrChange w:id="176" w:author="HaimR" w:date="2021-12-24T17:01:00Z">
          <w:pPr>
            <w:suppressAutoHyphens/>
          </w:pPr>
        </w:pPrChange>
      </w:pPr>
      <w:r>
        <w:rPr>
          <w:b/>
          <w:bCs/>
          <w:sz w:val="32"/>
          <w:szCs w:val="32"/>
        </w:rPr>
        <w:t>Histograms of the LAB images</w:t>
      </w:r>
    </w:p>
    <w:p w:rsidR="002A0A95" w:rsidRDefault="007A74F4" w:rsidP="00E10A9D">
      <w:pPr>
        <w:suppressAutoHyphens/>
        <w:jc w:val="both"/>
        <w:rPr>
          <w:i/>
          <w:iCs/>
          <w:sz w:val="32"/>
          <w:szCs w:val="32"/>
        </w:rPr>
        <w:pPrChange w:id="177" w:author="HaimR" w:date="2021-12-24T17:01:00Z">
          <w:pPr>
            <w:suppressAutoHyphens/>
          </w:pPr>
        </w:pPrChange>
      </w:pPr>
      <w:r>
        <w:rPr>
          <w:i/>
          <w:iCs/>
          <w:sz w:val="32"/>
          <w:szCs w:val="32"/>
        </w:rPr>
        <w:t>selfie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9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B8AAAAHggAAAAAAAAAAAAABAAAAAAAAAKAFAAABAAAAAAAAAKkKAACQIQAAQAgAAAIAAACgBQAAqQoAACgAAAAIAAAAAQAAAAEAAAA="/>
                        </a:ext>
                      </a:extLst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[0.7058034378960452], 'hist':</w:t>
      </w:r>
      <w:r>
        <w:rPr>
          <w:rFonts w:ascii="Consolas" w:hAnsi="Consolas"/>
          <w:color w:val="616161"/>
          <w:sz w:val="21"/>
        </w:rPr>
        <w:t xml:space="preserve"> [0.7151122267807238], 'CLAHE': [0.24924985320994608], 'patch hist': [0.2516142507954908]}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0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EAAAAHggAAAAAAAAAAAAABAAAAAAAAAKAFAAABAAAAAAAAAEgQAACQIQAAQAgAAAIAAACgBQAASBAAACgAAAAIAAAAAQAAAAEAAAA="/>
                        </a:ext>
                      </a:extLst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 xml:space="preserve">{'original_img': [0.7086745, 0.6028355, 0.64519906], 'hist': [0.58059615, 0.39711758, 0.6103342], 'CLAHE': [0.78828806, 0.2729273, 0.4899424], 'patch hist': </w:t>
      </w:r>
      <w:r>
        <w:rPr>
          <w:rFonts w:ascii="Consolas" w:hAnsi="Consolas"/>
          <w:color w:val="616161"/>
          <w:sz w:val="21"/>
        </w:rPr>
        <w:t>[0.66105014, 0.30472338, 0.55346173]}</w:t>
      </w:r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full body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1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CQAAAAHgQAAAAAAAAAAAAABAAAAAAAAAKAFAAABAAAAAAAAAKAFAACQIQAAQAgAAAMAAACgBQAAoAUAACgAAAAIAAAAAQAAAAEAAAA="/>
                        </a:ext>
                      </a:extLst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[2.2946370588627882], 'hist': [2.219707850190901], 'CLAHE': [0.5186847276591188], 'patch hist': [0.5299481262156629]}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2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CYAAAAHgQAAAAAAAAAAAAABAAAAAAAAAKAFAAABAAAAAAAAAMQQAACQIQAAQAgAAAMAAACgBQAAxBAAACgAAAAIAAAAAQAAAAEAAAA="/>
                        </a:ext>
                      </a:extLst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lastRenderedPageBreak/>
        <w:t>{'original_img': [2.2625558, 2.2192402, 2.0066845], 'hist': [1.225661</w:t>
      </w:r>
      <w:r>
        <w:rPr>
          <w:rFonts w:ascii="Consolas" w:hAnsi="Consolas"/>
          <w:color w:val="616161"/>
          <w:sz w:val="21"/>
        </w:rPr>
        <w:t>, 1.7677866, 1.9837741], 'CLAHE': [0.5430424, 0.5038913, 0.9523546], 'patch hist': [0.549263, 0.52038413, 0.8891966]}</w:t>
      </w:r>
    </w:p>
    <w:p w:rsidR="00D36CCA" w:rsidRDefault="00D36CCA">
      <w:pPr>
        <w:suppressAutoHyphens/>
        <w:rPr>
          <w:ins w:id="178" w:author="HaimR" w:date="2021-12-24T17:05:00Z"/>
          <w:i/>
          <w:iCs/>
          <w:sz w:val="32"/>
          <w:szCs w:val="32"/>
        </w:rPr>
      </w:pPr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house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3" name="Pictur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2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CkAAAAHgQAAAAAAAAAAAAABAAAAAAAAAKAFAAABAAAAAAAAAIgNAACQIQAAQAgAAAQAAACgBQAAiA0AACgAAAAIAAAAAQAAAAEAAAA="/>
                        </a:ext>
                      </a:extLst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[2.073258178260794], 'hist': [2.082099494290935], 'CLAHE': [1.8519052212105487], 'patch hist': [1.656989323842216</w:t>
      </w:r>
      <w:r>
        <w:rPr>
          <w:rFonts w:ascii="Consolas" w:hAnsi="Consolas"/>
          <w:color w:val="616161"/>
          <w:sz w:val="21"/>
        </w:rPr>
        <w:t>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4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CsAAAAHgQAAAAAAAAAAAAABAAAAAAAAALsGAAABAAAAAAAAAKMOAACQIQAAQAgAAAQAAAC7BgAAow4AACgAAAAIAAAAAQAAAAEAAAA="/>
                        </a:ext>
                      </a:extLst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[2.1905994, 2.0892348, 2.1758971], 'hist': [1.9297587, 1.9835548, 1.9394251], 'CLAHE': [1.9115356, 1.923591, 1.8072177], 'patch hist': [1.7459835, 1.7339046, 1.6494647]}</w:t>
      </w:r>
    </w:p>
    <w:p w:rsidR="00E10A9D" w:rsidRDefault="00E10A9D">
      <w:pPr>
        <w:suppressAutoHyphens/>
        <w:rPr>
          <w:ins w:id="179" w:author="HaimR" w:date="2021-12-24T17:06:00Z"/>
          <w:i/>
          <w:iCs/>
          <w:sz w:val="32"/>
          <w:szCs w:val="32"/>
        </w:rPr>
      </w:pPr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landscape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5" name="Pictur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4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C4AAAAHgQAAAAAAAAAAAAABAAAAAAAAAKAFAAABAAAAAAAAAPAgAACQIQAAQAgAAAQAAACgBQAA8CAAACgAAAAIAAAAAQAAAAEAAAA="/>
                        </a:ext>
                      </a:extLst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 xml:space="preserve">{'original_img': [1.2757327737454527], 'hist': </w:t>
      </w:r>
      <w:r>
        <w:rPr>
          <w:rFonts w:ascii="Consolas" w:hAnsi="Consolas"/>
          <w:color w:val="616161"/>
          <w:sz w:val="21"/>
        </w:rPr>
        <w:t>[1.154441256128386], 'CLAHE': [0.29849611279563265], 'patch hist': [0.312950941110327]}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6" name="Pictur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4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DAAAAAHgQAAAAAAAAAAAAABAAAAAAAAAKAFAAABAAAAAAAAAAgMAACQIQAAQAgAAAUAAACgBQAACAwAACgAAAAIAAAAAQAAAAEAAAA="/>
                        </a:ext>
                      </a:extLst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[1.0880476, 1.1247098, 1.4273357], 'hist': [1.8267477, 0.67762226, 0.6771148], 'CLAHE': [0.61914515, 0.32645077, 0.48307875], 'patch hist': [0.492238</w:t>
      </w:r>
      <w:r>
        <w:rPr>
          <w:rFonts w:ascii="Consolas" w:hAnsi="Consolas"/>
          <w:color w:val="616161"/>
          <w:sz w:val="21"/>
        </w:rPr>
        <w:t>13, 0.34233597, 0.49325204]}</w:t>
      </w:r>
    </w:p>
    <w:p w:rsidR="002A0A95" w:rsidRDefault="002A0A95">
      <w:pPr>
        <w:suppressAutoHyphens/>
        <w:rPr>
          <w:sz w:val="32"/>
          <w:szCs w:val="32"/>
        </w:rPr>
      </w:pPr>
    </w:p>
    <w:p w:rsidR="002A0A95" w:rsidDel="00642A97" w:rsidRDefault="002A0A95">
      <w:pPr>
        <w:suppressAutoHyphens/>
        <w:rPr>
          <w:del w:id="180" w:author="HaimR" w:date="2021-12-24T17:07:00Z"/>
          <w:sz w:val="32"/>
          <w:szCs w:val="32"/>
        </w:rPr>
      </w:pPr>
    </w:p>
    <w:p w:rsidR="002A0A95" w:rsidRDefault="007A74F4">
      <w:pPr>
        <w:suppressAutoHyphens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Histograms of the RGB images</w:t>
      </w:r>
    </w:p>
    <w:p w:rsidR="00642A97" w:rsidRDefault="00642A97">
      <w:pPr>
        <w:suppressAutoHyphens/>
        <w:rPr>
          <w:ins w:id="181" w:author="HaimR" w:date="2021-12-24T17:07:00Z"/>
          <w:i/>
          <w:iCs/>
          <w:sz w:val="32"/>
          <w:szCs w:val="32"/>
        </w:rPr>
      </w:pPr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selfie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7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oAAAAHggAAAAAAAAAAAAABAAAAAAAAAKAFAAABAAAAAAAAAMImAACQIQAAQAgAAAIAAACgBQAAwiYAACgAAAAIAAAAAQAAAAEAAAA="/>
                        </a:ext>
                      </a:extLst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[0.6558027540253926], 'hist': [0.32117349335967177], 'CLAHE': [0.2627710688891346], 'patch hist': [0.25774450812842853]}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8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wAAAAHggAAAAAAAAAAAAABAAAAAAAAAKAFAAABAAAAAAAAAL75//+QIQAAQAgAAAMAAACgBQAAvvn//ygAAAAIAAAAAQAAAAEAAAA="/>
                        </a:ext>
                      </a:extLst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[0.67381364, 0.5354483, 0.6132</w:t>
      </w:r>
      <w:r>
        <w:rPr>
          <w:rFonts w:ascii="Consolas" w:hAnsi="Consolas"/>
          <w:color w:val="616161"/>
          <w:sz w:val="21"/>
        </w:rPr>
        <w:t>7475], 'hist': [0.79181457, 0.6720693, 0.73950785], 'CLAHE': [0.26647118, 0.19973545, 0.19980282], 'patch hist': [0.31817862, 0.22424187, 0.28657436]}</w:t>
      </w:r>
    </w:p>
    <w:p w:rsidR="00642A97" w:rsidRDefault="00642A97">
      <w:pPr>
        <w:suppressAutoHyphens/>
        <w:rPr>
          <w:ins w:id="182" w:author="HaimR" w:date="2021-12-24T17:07:00Z"/>
          <w:i/>
          <w:iCs/>
          <w:sz w:val="32"/>
          <w:szCs w:val="32"/>
        </w:rPr>
      </w:pPr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full body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19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D8AAAAHgQAAAAAAAAAAAAABAAAAAAAAAKAFAAABAAAAAAAAAPwRAACQIQAAQAgAAAQAAACgBQAA/BEAACgAAAAIAAAAAQAAAAEAAAA="/>
                        </a:ext>
                      </a:extLst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[2.2847094048364376], 'hist': [1.1066256425906116], 'CLAHE': [0.562063596627</w:t>
      </w:r>
      <w:r>
        <w:rPr>
          <w:rFonts w:ascii="Consolas" w:hAnsi="Consolas"/>
          <w:color w:val="616161"/>
          <w:sz w:val="21"/>
        </w:rPr>
        <w:t>3264], 'patch hist': [0.5836477215021662]}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20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1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EEAAAAHgQAAAAAAAAAAAAABAAAAAAAAAKAFAAABAAAAAAAAAAwgAACQIQAAQAgAAAQAAACgBQAADCAAACgAAAAIAAAAAQAAAAEAAAA="/>
                        </a:ext>
                      </a:extLst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[2.2173083, 2.219839, 1.9524856], 'hist': [2.2395191, 2.2445946, 1.981456], 'CLAHE': [0.512943, 0.5035514, 0.49991897], 'patch hist': [0.51934355, 0.5181008, 0.5354035]}</w:t>
      </w:r>
    </w:p>
    <w:p w:rsidR="00642A97" w:rsidRDefault="00642A97">
      <w:pPr>
        <w:rPr>
          <w:ins w:id="183" w:author="HaimR" w:date="2021-12-24T17:07:00Z"/>
          <w:i/>
          <w:iCs/>
          <w:sz w:val="32"/>
          <w:szCs w:val="32"/>
        </w:rPr>
      </w:pPr>
      <w:ins w:id="184" w:author="HaimR" w:date="2021-12-24T17:07:00Z">
        <w:r>
          <w:rPr>
            <w:i/>
            <w:iCs/>
            <w:sz w:val="32"/>
            <w:szCs w:val="32"/>
          </w:rPr>
          <w:br w:type="page"/>
        </w:r>
      </w:ins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house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21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EQAAAAHgQAAAAAAAAAAAAABAAAAAAAAAKAFAAABAAAAAAAAAEgdAACQIQAAQAgAAAUAAACgBQAASB0AACgAAAAIAAAAAQAAAAEAAAA="/>
                        </a:ext>
                      </a:extLst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</w:t>
      </w:r>
      <w:r>
        <w:rPr>
          <w:rFonts w:ascii="Consolas" w:hAnsi="Consolas"/>
          <w:color w:val="616161"/>
          <w:sz w:val="21"/>
        </w:rPr>
        <w:t xml:space="preserve"> [2.058046146506148], 'hist': [1.755100107288814], 'CLAHE': [1.711627246089098], 'patch hist': [1.446827327274717]}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22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3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EYAAAAHgQAAAAAAAAAAAAABAAAAAAAAAKAFAAABAAAAAAAAABj///+QIQAAQAgAAAYAAACgBQAAGP///ygAAAAIAAAAAQAAAAEAAAA="/>
                        </a:ext>
                      </a:extLst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[2.1807044, 2.05212, 2.210547], 'hist': [2.2188263, 2.0984893, 2.244731], 'CLAHE': [1.9774343, 1.8752652, 1.9603314], 'pa</w:t>
      </w:r>
      <w:r>
        <w:rPr>
          <w:rFonts w:ascii="Consolas" w:hAnsi="Consolas"/>
          <w:color w:val="616161"/>
          <w:sz w:val="21"/>
        </w:rPr>
        <w:t>tch hist': [1.8498175, 1.6840404, 1.9293033]}</w:t>
      </w:r>
    </w:p>
    <w:p w:rsidR="00642A97" w:rsidRDefault="00642A97">
      <w:pPr>
        <w:suppressAutoHyphens/>
        <w:rPr>
          <w:ins w:id="185" w:author="HaimR" w:date="2021-12-24T17:07:00Z"/>
          <w:i/>
          <w:iCs/>
          <w:sz w:val="32"/>
          <w:szCs w:val="32"/>
        </w:rPr>
      </w:pPr>
    </w:p>
    <w:p w:rsidR="002A0A95" w:rsidRDefault="007A74F4">
      <w:pPr>
        <w:suppressAutoHyphens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landscape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23" name="Pictur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4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EkAAAAHgQAAAAAAAAAAAAABAAAAAAAAAKAFAAABAAAAAAAAAMgbAACQIQAAQAgAAAYAAACgBQAAyBsAACgAAAAIAAAAAQAAAAEAAAA="/>
                        </a:ext>
                      </a:extLst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[1.172096515356124], 'hist': [0.3163984379766023], 'CLAHE': [0.28061545882816147], 'patch hist': [0.29433779996163395]}</w:t>
      </w:r>
    </w:p>
    <w:p w:rsidR="002A0A95" w:rsidRDefault="007A74F4">
      <w:pPr>
        <w:suppressAutoHyphens/>
        <w:rPr>
          <w:sz w:val="32"/>
          <w:szCs w:val="32"/>
        </w:rPr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24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4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EsAAAAHgQAAAAAAAAAAAAABAAAAAAAAAKAFAAABAAAAAAAAADgJAACQIQAAQAgAAAcAAACgBQAAOAkAACgAAAAIAAAAAQAAAAEAAAA="/>
                        </a:ext>
                      </a:extLst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nsolas" w:hAnsi="Consolas"/>
          <w:color w:val="616161"/>
          <w:sz w:val="21"/>
        </w:rPr>
        <w:t>{'original_img': [1.0597273, 1.0436568, 1.2941239], 'hist':</w:t>
      </w:r>
      <w:r>
        <w:rPr>
          <w:rFonts w:ascii="Consolas" w:hAnsi="Consolas"/>
          <w:color w:val="616161"/>
          <w:sz w:val="21"/>
        </w:rPr>
        <w:t xml:space="preserve"> [1.1365395, 1.1041607, 1.3336961], 'CLAHE': [0.31881455, 0.23869422, 0.26458448], 'patch hist': [0.3321455, 0.26011604, 0.34795547]}</w:t>
      </w:r>
    </w:p>
    <w:p w:rsidR="002A0A95" w:rsidRDefault="002A0A95">
      <w:pPr>
        <w:suppressAutoHyphens/>
        <w:rPr>
          <w:sz w:val="32"/>
          <w:szCs w:val="32"/>
        </w:rPr>
      </w:pPr>
    </w:p>
    <w:p w:rsidR="002A0A95" w:rsidRDefault="002A0A95">
      <w:pPr>
        <w:suppressAutoHyphens/>
        <w:rPr>
          <w:sz w:val="32"/>
          <w:szCs w:val="32"/>
        </w:rPr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186" w:author="HaimR" w:date="2021-12-24T17:19:00Z">
          <w:pPr>
            <w:suppressAutoHyphens/>
          </w:pPr>
        </w:pPrChange>
      </w:pPr>
      <w:del w:id="187" w:author="HaimR" w:date="2021-12-24T17:08:00Z">
        <w:r w:rsidDel="00642A97">
          <w:rPr>
            <w:sz w:val="32"/>
            <w:szCs w:val="32"/>
          </w:rPr>
          <w:delText>for now it looks like</w:delText>
        </w:r>
      </w:del>
      <w:ins w:id="188" w:author="HaimR" w:date="2021-12-24T17:08:00Z">
        <w:r w:rsidR="00642A97">
          <w:rPr>
            <w:sz w:val="32"/>
            <w:szCs w:val="32"/>
          </w:rPr>
          <w:t>It seems now t</w:t>
        </w:r>
      </w:ins>
      <w:ins w:id="189" w:author="HaimR" w:date="2021-12-24T17:09:00Z">
        <w:r w:rsidR="00642A97">
          <w:rPr>
            <w:sz w:val="32"/>
            <w:szCs w:val="32"/>
          </w:rPr>
          <w:t>hat</w:t>
        </w:r>
      </w:ins>
      <w:r>
        <w:rPr>
          <w:sz w:val="32"/>
          <w:szCs w:val="32"/>
        </w:rPr>
        <w:t xml:space="preserve"> CLAHE </w:t>
      </w:r>
      <w:del w:id="190" w:author="HaimR" w:date="2021-12-24T17:09:00Z">
        <w:r w:rsidDel="00642A97">
          <w:rPr>
            <w:sz w:val="32"/>
            <w:szCs w:val="32"/>
          </w:rPr>
          <w:delText xml:space="preserve">gives </w:delText>
        </w:r>
      </w:del>
      <w:ins w:id="191" w:author="HaimR" w:date="2021-12-24T17:09:00Z">
        <w:r w:rsidR="00642A97">
          <w:rPr>
            <w:sz w:val="32"/>
            <w:szCs w:val="32"/>
          </w:rPr>
          <w:t>g</w:t>
        </w:r>
        <w:r w:rsidR="00642A97">
          <w:rPr>
            <w:sz w:val="32"/>
            <w:szCs w:val="32"/>
          </w:rPr>
          <w:t>enerat</w:t>
        </w:r>
        <w:r w:rsidR="00642A97">
          <w:rPr>
            <w:sz w:val="32"/>
            <w:szCs w:val="32"/>
          </w:rPr>
          <w:t xml:space="preserve">es </w:t>
        </w:r>
      </w:ins>
      <w:r>
        <w:rPr>
          <w:sz w:val="32"/>
          <w:szCs w:val="32"/>
        </w:rPr>
        <w:t xml:space="preserve">the smoothest histograms and </w:t>
      </w:r>
      <w:ins w:id="192" w:author="HaimR" w:date="2021-12-24T17:09:00Z">
        <w:r w:rsidR="00642A97">
          <w:rPr>
            <w:sz w:val="32"/>
            <w:szCs w:val="32"/>
          </w:rPr>
          <w:t xml:space="preserve">the </w:t>
        </w:r>
      </w:ins>
      <w:r>
        <w:rPr>
          <w:sz w:val="32"/>
          <w:szCs w:val="32"/>
        </w:rPr>
        <w:t xml:space="preserve">first version of "patch hist" is </w:t>
      </w:r>
      <w:ins w:id="193" w:author="HaimR" w:date="2021-12-24T17:09:00Z">
        <w:r w:rsidR="00642A97">
          <w:rPr>
            <w:sz w:val="32"/>
            <w:szCs w:val="32"/>
          </w:rPr>
          <w:t xml:space="preserve">even </w:t>
        </w:r>
      </w:ins>
      <w:r>
        <w:rPr>
          <w:sz w:val="32"/>
          <w:szCs w:val="32"/>
        </w:rPr>
        <w:t xml:space="preserve">a little rougher than </w:t>
      </w:r>
      <w:del w:id="194" w:author="HaimR" w:date="2021-12-24T17:10:00Z">
        <w:r w:rsidDel="00642A97">
          <w:rPr>
            <w:sz w:val="32"/>
            <w:szCs w:val="32"/>
          </w:rPr>
          <w:delText>it</w:delText>
        </w:r>
      </w:del>
      <w:ins w:id="195" w:author="HaimR" w:date="2021-12-24T17:10:00Z">
        <w:r w:rsidR="00642A97">
          <w:rPr>
            <w:sz w:val="32"/>
            <w:szCs w:val="32"/>
          </w:rPr>
          <w:t>that.</w:t>
        </w:r>
      </w:ins>
      <w:del w:id="196" w:author="HaimR" w:date="2021-12-24T17:10:00Z">
        <w:r w:rsidDel="00642A97">
          <w:rPr>
            <w:sz w:val="32"/>
            <w:szCs w:val="32"/>
          </w:rPr>
          <w:delText>,</w:delText>
        </w:r>
      </w:del>
    </w:p>
    <w:p w:rsidR="002A0A95" w:rsidDel="00642A97" w:rsidRDefault="007A74F4" w:rsidP="00EB7F2F">
      <w:pPr>
        <w:suppressAutoHyphens/>
        <w:jc w:val="both"/>
        <w:rPr>
          <w:del w:id="197" w:author="HaimR" w:date="2021-12-24T17:11:00Z"/>
          <w:sz w:val="32"/>
          <w:szCs w:val="32"/>
        </w:rPr>
        <w:pPrChange w:id="198" w:author="HaimR" w:date="2021-12-24T17:19:00Z">
          <w:pPr>
            <w:suppressAutoHyphens/>
          </w:pPr>
        </w:pPrChange>
      </w:pPr>
      <w:del w:id="199" w:author="HaimR" w:date="2021-12-24T17:10:00Z">
        <w:r w:rsidDel="00642A97">
          <w:rPr>
            <w:sz w:val="32"/>
            <w:szCs w:val="32"/>
          </w:rPr>
          <w:lastRenderedPageBreak/>
          <w:delText xml:space="preserve">but </w:delText>
        </w:r>
      </w:del>
      <w:ins w:id="200" w:author="HaimR" w:date="2021-12-24T17:10:00Z">
        <w:r w:rsidR="00642A97">
          <w:rPr>
            <w:sz w:val="32"/>
            <w:szCs w:val="32"/>
          </w:rPr>
          <w:t>B</w:t>
        </w:r>
      </w:ins>
      <w:del w:id="201" w:author="HaimR" w:date="2021-12-24T17:12:00Z">
        <w:r w:rsidDel="00642A97">
          <w:rPr>
            <w:sz w:val="32"/>
            <w:szCs w:val="32"/>
          </w:rPr>
          <w:delText>b</w:delText>
        </w:r>
      </w:del>
      <w:r>
        <w:rPr>
          <w:sz w:val="32"/>
          <w:szCs w:val="32"/>
        </w:rPr>
        <w:t>oth</w:t>
      </w:r>
      <w:ins w:id="202" w:author="HaimR" w:date="2021-12-24T17:10:00Z">
        <w:r w:rsidR="00642A97">
          <w:rPr>
            <w:sz w:val="32"/>
            <w:szCs w:val="32"/>
          </w:rPr>
          <w:t xml:space="preserve"> versions</w:t>
        </w:r>
      </w:ins>
      <w:r>
        <w:rPr>
          <w:sz w:val="32"/>
          <w:szCs w:val="32"/>
        </w:rPr>
        <w:t xml:space="preserve"> do much better job then </w:t>
      </w:r>
      <w:ins w:id="203" w:author="HaimR" w:date="2021-12-24T17:15:00Z">
        <w:r w:rsidR="00642A97">
          <w:rPr>
            <w:sz w:val="32"/>
            <w:szCs w:val="32"/>
          </w:rPr>
          <w:t>'</w:t>
        </w:r>
      </w:ins>
      <w:r>
        <w:rPr>
          <w:sz w:val="32"/>
          <w:szCs w:val="32"/>
        </w:rPr>
        <w:t>global histogram equalization</w:t>
      </w:r>
      <w:ins w:id="204" w:author="HaimR" w:date="2021-12-24T17:15:00Z">
        <w:r w:rsidR="00642A97">
          <w:rPr>
            <w:sz w:val="32"/>
            <w:szCs w:val="32"/>
          </w:rPr>
          <w:t>'</w:t>
        </w:r>
      </w:ins>
      <w:ins w:id="205" w:author="HaimR" w:date="2021-12-24T17:12:00Z">
        <w:r w:rsidR="00642A97">
          <w:rPr>
            <w:sz w:val="32"/>
            <w:szCs w:val="32"/>
          </w:rPr>
          <w:t>,</w:t>
        </w:r>
      </w:ins>
      <w:ins w:id="206" w:author="HaimR" w:date="2021-12-24T17:11:00Z">
        <w:r w:rsidR="00642A97">
          <w:rPr>
            <w:sz w:val="32"/>
            <w:szCs w:val="32"/>
          </w:rPr>
          <w:t xml:space="preserve"> while</w:t>
        </w:r>
      </w:ins>
      <w:del w:id="207" w:author="HaimR" w:date="2021-12-24T17:11:00Z">
        <w:r w:rsidDel="00642A97">
          <w:rPr>
            <w:sz w:val="32"/>
            <w:szCs w:val="32"/>
          </w:rPr>
          <w:delText>.</w:delText>
        </w:r>
      </w:del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08" w:author="HaimR" w:date="2021-12-24T17:19:00Z">
          <w:pPr>
            <w:suppressAutoHyphens/>
          </w:pPr>
        </w:pPrChange>
      </w:pPr>
      <w:del w:id="209" w:author="HaimR" w:date="2021-12-24T17:11:00Z">
        <w:r w:rsidDel="00642A97">
          <w:rPr>
            <w:sz w:val="32"/>
            <w:szCs w:val="32"/>
          </w:rPr>
          <w:delText>and</w:delText>
        </w:r>
      </w:del>
      <w:r>
        <w:rPr>
          <w:sz w:val="32"/>
          <w:szCs w:val="32"/>
        </w:rPr>
        <w:t xml:space="preserve"> (at least </w:t>
      </w:r>
      <w:ins w:id="210" w:author="HaimR" w:date="2021-12-24T17:11:00Z">
        <w:r w:rsidR="00642A97">
          <w:rPr>
            <w:sz w:val="32"/>
            <w:szCs w:val="32"/>
          </w:rPr>
          <w:t>for</w:t>
        </w:r>
      </w:ins>
      <w:del w:id="211" w:author="HaimR" w:date="2021-12-24T17:11:00Z">
        <w:r w:rsidDel="00642A97">
          <w:rPr>
            <w:sz w:val="32"/>
            <w:szCs w:val="32"/>
          </w:rPr>
          <w:delText>to</w:delText>
        </w:r>
      </w:del>
      <w:r>
        <w:rPr>
          <w:sz w:val="32"/>
          <w:szCs w:val="32"/>
        </w:rPr>
        <w:t xml:space="preserve"> me) CLAHE and "patch hist" </w:t>
      </w:r>
      <w:ins w:id="212" w:author="HaimR" w:date="2021-12-24T17:15:00Z">
        <w:r w:rsidR="00642A97">
          <w:rPr>
            <w:sz w:val="32"/>
            <w:szCs w:val="32"/>
          </w:rPr>
          <w:t xml:space="preserve">are </w:t>
        </w:r>
      </w:ins>
      <w:r>
        <w:rPr>
          <w:sz w:val="32"/>
          <w:szCs w:val="32"/>
        </w:rPr>
        <w:t>emphasiz</w:t>
      </w:r>
      <w:ins w:id="213" w:author="HaimR" w:date="2021-12-24T17:15:00Z">
        <w:r w:rsidR="00642A97">
          <w:rPr>
            <w:sz w:val="32"/>
            <w:szCs w:val="32"/>
          </w:rPr>
          <w:t>ing</w:t>
        </w:r>
      </w:ins>
      <w:del w:id="214" w:author="HaimR" w:date="2021-12-24T17:15:00Z">
        <w:r w:rsidDel="00642A97">
          <w:rPr>
            <w:sz w:val="32"/>
            <w:szCs w:val="32"/>
          </w:rPr>
          <w:delText>e</w:delText>
        </w:r>
      </w:del>
      <w:r>
        <w:rPr>
          <w:sz w:val="32"/>
          <w:szCs w:val="32"/>
        </w:rPr>
        <w:t xml:space="preserve"> </w:t>
      </w:r>
      <w:del w:id="215" w:author="HaimR" w:date="2021-12-24T17:14:00Z">
        <w:r w:rsidDel="00642A97">
          <w:rPr>
            <w:sz w:val="32"/>
            <w:szCs w:val="32"/>
          </w:rPr>
          <w:delText xml:space="preserve">the </w:delText>
        </w:r>
      </w:del>
      <w:r>
        <w:rPr>
          <w:sz w:val="32"/>
          <w:szCs w:val="32"/>
        </w:rPr>
        <w:t>most details in the images.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16" w:author="HaimR" w:date="2021-12-24T17:19:00Z">
          <w:pPr>
            <w:suppressAutoHyphens/>
          </w:pPr>
        </w:pPrChange>
      </w:pP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17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  <w:u w:val="single"/>
        </w:rPr>
        <w:pPrChange w:id="218" w:author="HaimR" w:date="2021-12-24T17:19:00Z">
          <w:pPr>
            <w:suppressAutoHyphens/>
          </w:pPr>
        </w:pPrChange>
      </w:pPr>
      <w:r>
        <w:rPr>
          <w:sz w:val="32"/>
          <w:szCs w:val="32"/>
          <w:u w:val="single"/>
        </w:rPr>
        <w:t>Expansion of “patch hist” results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19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20" w:author="HaimR" w:date="2021-12-24T17:19:00Z">
          <w:pPr>
            <w:suppressAutoHyphens/>
          </w:pPr>
        </w:pPrChange>
      </w:pPr>
      <w:r>
        <w:rPr>
          <w:b/>
          <w:bCs/>
          <w:sz w:val="32"/>
          <w:szCs w:val="32"/>
        </w:rPr>
        <w:t>Note:</w:t>
      </w:r>
      <w:r>
        <w:rPr>
          <w:sz w:val="32"/>
          <w:szCs w:val="32"/>
        </w:rPr>
        <w:t xml:space="preserve"> </w:t>
      </w:r>
      <w:del w:id="221" w:author="HaimR" w:date="2021-12-24T17:16:00Z">
        <w:r w:rsidDel="00FC7BF4">
          <w:rPr>
            <w:sz w:val="32"/>
            <w:szCs w:val="32"/>
          </w:rPr>
          <w:delText xml:space="preserve">because </w:delText>
        </w:r>
      </w:del>
      <w:ins w:id="222" w:author="HaimR" w:date="2021-12-24T17:16:00Z">
        <w:r w:rsidR="00FC7BF4">
          <w:rPr>
            <w:sz w:val="32"/>
            <w:szCs w:val="32"/>
          </w:rPr>
          <w:t>In light</w:t>
        </w:r>
        <w:r w:rsidR="00FC7BF4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of the results above</w:t>
      </w:r>
      <w:ins w:id="223" w:author="HaimR" w:date="2021-12-24T17:20:00Z">
        <w:r w:rsidR="00EB7F2F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the deeper dive will focus on re</w:t>
      </w:r>
      <w:r>
        <w:rPr>
          <w:sz w:val="32"/>
          <w:szCs w:val="32"/>
        </w:rPr>
        <w:t xml:space="preserve">sults </w:t>
      </w:r>
      <w:del w:id="224" w:author="HaimR" w:date="2021-12-24T17:16:00Z">
        <w:r w:rsidDel="00FC7BF4">
          <w:rPr>
            <w:sz w:val="32"/>
            <w:szCs w:val="32"/>
          </w:rPr>
          <w:delText xml:space="preserve">on </w:delText>
        </w:r>
      </w:del>
      <w:ins w:id="225" w:author="HaimR" w:date="2021-12-24T17:16:00Z">
        <w:r w:rsidR="00FC7BF4">
          <w:rPr>
            <w:sz w:val="32"/>
            <w:szCs w:val="32"/>
          </w:rPr>
          <w:t>from</w:t>
        </w:r>
        <w:r w:rsidR="00FC7BF4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LAB images, but the same techniques can be </w:t>
      </w:r>
      <w:del w:id="226" w:author="HaimR" w:date="2021-12-24T17:17:00Z">
        <w:r w:rsidDel="00047910">
          <w:rPr>
            <w:sz w:val="32"/>
            <w:szCs w:val="32"/>
          </w:rPr>
          <w:delText xml:space="preserve">done </w:delText>
        </w:r>
      </w:del>
      <w:ins w:id="227" w:author="HaimR" w:date="2021-12-24T17:17:00Z">
        <w:r w:rsidR="00047910">
          <w:rPr>
            <w:sz w:val="32"/>
            <w:szCs w:val="32"/>
          </w:rPr>
          <w:t>applied</w:t>
        </w:r>
        <w:r w:rsidR="00047910">
          <w:rPr>
            <w:sz w:val="32"/>
            <w:szCs w:val="32"/>
          </w:rPr>
          <w:t xml:space="preserve"> </w:t>
        </w:r>
      </w:ins>
      <w:del w:id="228" w:author="HaimR" w:date="2021-12-24T17:17:00Z">
        <w:r w:rsidDel="00047910">
          <w:rPr>
            <w:sz w:val="32"/>
            <w:szCs w:val="32"/>
          </w:rPr>
          <w:delText xml:space="preserve">on </w:delText>
        </w:r>
      </w:del>
      <w:ins w:id="229" w:author="HaimR" w:date="2021-12-24T17:17:00Z">
        <w:r w:rsidR="00047910">
          <w:rPr>
            <w:sz w:val="32"/>
            <w:szCs w:val="32"/>
          </w:rPr>
          <w:t>to</w:t>
        </w:r>
        <w:r w:rsidR="00047910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any other color space.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30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31" w:author="HaimR" w:date="2021-12-24T17:19:00Z">
          <w:pPr>
            <w:suppressAutoHyphens/>
          </w:pPr>
        </w:pPrChange>
      </w:pPr>
      <w:r>
        <w:rPr>
          <w:sz w:val="32"/>
          <w:szCs w:val="32"/>
        </w:rPr>
        <w:t xml:space="preserve">Because "patch hist" works on every patch in the image, it </w:t>
      </w:r>
      <w:del w:id="232" w:author="HaimR" w:date="2021-12-24T17:17:00Z">
        <w:r w:rsidDel="00EB7F2F">
          <w:rPr>
            <w:sz w:val="32"/>
            <w:szCs w:val="32"/>
          </w:rPr>
          <w:delText xml:space="preserve">have </w:delText>
        </w:r>
      </w:del>
      <w:ins w:id="233" w:author="HaimR" w:date="2021-12-24T17:17:00Z">
        <w:r w:rsidR="00EB7F2F">
          <w:rPr>
            <w:sz w:val="32"/>
            <w:szCs w:val="32"/>
          </w:rPr>
          <w:t>ha</w:t>
        </w:r>
        <w:r w:rsidR="00EB7F2F">
          <w:rPr>
            <w:sz w:val="32"/>
            <w:szCs w:val="32"/>
          </w:rPr>
          <w:t>s</w:t>
        </w:r>
        <w:r w:rsidR="00EB7F2F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many data points on each pixel, so we can calculate more then just the mean of the distribution.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34" w:author="HaimR" w:date="2021-12-24T17:19:00Z">
          <w:pPr>
            <w:suppressAutoHyphens/>
          </w:pPr>
        </w:pPrChange>
      </w:pPr>
      <w:r>
        <w:rPr>
          <w:sz w:val="32"/>
          <w:szCs w:val="32"/>
        </w:rPr>
        <w:t xml:space="preserve">For now we </w:t>
      </w:r>
      <w:r>
        <w:rPr>
          <w:sz w:val="32"/>
          <w:szCs w:val="32"/>
        </w:rPr>
        <w:t>will look at the standard deviation and skewness images that the deeper “patch hist” can give</w:t>
      </w:r>
      <w:del w:id="235" w:author="HaimR" w:date="2021-12-24T17:21:00Z">
        <w:r w:rsidDel="00EB7F2F">
          <w:rPr>
            <w:sz w:val="32"/>
            <w:szCs w:val="32"/>
          </w:rPr>
          <w:delText>s</w:delText>
        </w:r>
      </w:del>
      <w:r>
        <w:rPr>
          <w:sz w:val="32"/>
          <w:szCs w:val="32"/>
        </w:rPr>
        <w:t xml:space="preserve"> us.</w:t>
      </w:r>
    </w:p>
    <w:p w:rsidR="002A0A95" w:rsidRDefault="002A0A95" w:rsidP="00EB7F2F">
      <w:pPr>
        <w:suppressAutoHyphens/>
        <w:jc w:val="both"/>
        <w:rPr>
          <w:ins w:id="236" w:author="HaimR" w:date="2021-12-24T18:20:00Z"/>
          <w:sz w:val="32"/>
          <w:szCs w:val="32"/>
        </w:rPr>
      </w:pPr>
    </w:p>
    <w:p w:rsidR="007A74F4" w:rsidRDefault="007A74F4" w:rsidP="00EB7F2F">
      <w:pPr>
        <w:suppressAutoHyphens/>
        <w:jc w:val="both"/>
        <w:rPr>
          <w:sz w:val="32"/>
          <w:szCs w:val="32"/>
        </w:rPr>
        <w:pPrChange w:id="237" w:author="HaimR" w:date="2021-12-24T17:19:00Z">
          <w:pPr>
            <w:suppressAutoHyphens/>
          </w:pPr>
        </w:pPrChange>
      </w:pPr>
      <w:bookmarkStart w:id="238" w:name="_GoBack"/>
      <w:bookmarkEnd w:id="238"/>
    </w:p>
    <w:p w:rsidR="00EB7F2F" w:rsidRDefault="00EB7F2F" w:rsidP="00EB7F2F">
      <w:pPr>
        <w:suppressAutoHyphens/>
        <w:jc w:val="both"/>
        <w:rPr>
          <w:ins w:id="239" w:author="HaimR" w:date="2021-12-24T17:22:00Z"/>
          <w:sz w:val="32"/>
          <w:szCs w:val="32"/>
          <w:u w:val="single"/>
        </w:rPr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40" w:author="HaimR" w:date="2021-12-24T17:19:00Z">
          <w:pPr>
            <w:suppressAutoHyphens/>
          </w:pPr>
        </w:pPrChange>
      </w:pPr>
      <w:r>
        <w:rPr>
          <w:sz w:val="32"/>
          <w:szCs w:val="32"/>
          <w:u w:val="single"/>
        </w:rPr>
        <w:t>Standard Deviation images</w:t>
      </w:r>
      <w:r>
        <w:rPr>
          <w:sz w:val="32"/>
          <w:szCs w:val="32"/>
        </w:rPr>
        <w:t xml:space="preserve"> </w:t>
      </w:r>
    </w:p>
    <w:p w:rsidR="002A0A95" w:rsidRDefault="002A0A95" w:rsidP="00EB7F2F">
      <w:pPr>
        <w:suppressAutoHyphens/>
        <w:jc w:val="both"/>
        <w:rPr>
          <w:ins w:id="241" w:author="HaimR" w:date="2021-12-24T17:22:00Z"/>
          <w:sz w:val="32"/>
          <w:szCs w:val="32"/>
        </w:rPr>
      </w:pPr>
    </w:p>
    <w:p w:rsidR="00EB7F2F" w:rsidRDefault="00EB7F2F" w:rsidP="00EB7F2F">
      <w:pPr>
        <w:suppressAutoHyphens/>
        <w:jc w:val="both"/>
        <w:rPr>
          <w:sz w:val="32"/>
          <w:szCs w:val="32"/>
        </w:rPr>
        <w:pPrChange w:id="242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b/>
          <w:bCs/>
          <w:sz w:val="32"/>
          <w:szCs w:val="32"/>
        </w:rPr>
        <w:pPrChange w:id="243" w:author="HaimR" w:date="2021-12-24T17:19:00Z">
          <w:pPr>
            <w:suppressAutoHyphens/>
          </w:pPr>
        </w:pPrChange>
      </w:pPr>
      <w:r>
        <w:rPr>
          <w:b/>
          <w:bCs/>
          <w:sz w:val="32"/>
          <w:szCs w:val="32"/>
        </w:rPr>
        <w:t>Images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44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2278380" cy="2308860"/>
            <wp:effectExtent l="0" t="0" r="0" b="0"/>
            <wp:docPr id="25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IAAAAHggAAAAAAAAAAAAABAAAAAAAAAKAFAAABAAAAAAAAAC/w//8EDgAANA4AAAQAAACgBQAAL/D//ygAAAAIAAAAAQAAAAEAAAA="/>
                        </a:ext>
                      </a:extLst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308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148840" cy="2280285"/>
            <wp:effectExtent l="0" t="0" r="0" b="0"/>
            <wp:docPr id="26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IAAAAHgQAAAAAAAAAAAAABAAAAAAAAAKAFAAABAAAAAAAAAGz8//84DQAABw4AAAYAAACgBQAAbPz//ygAAAAIAAAAAQAAAAEAAAA="/>
                        </a:ext>
                      </a:extLst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3360420" cy="2308860"/>
            <wp:effectExtent l="0" t="0" r="0" b="0"/>
            <wp:docPr id="27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3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IAAAAHgQAAAAAAAAAAAAABAAAAAAAAAKAFAAABAAAAAAAAAIgQAACsFAAANA4AAAcAAACgBQAAiBAAACgAAAAIAAAAAQAAAAEAAAA="/>
                        </a:ext>
                      </a:extLst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669030" cy="2308860"/>
            <wp:effectExtent l="0" t="0" r="0" b="0"/>
            <wp:docPr id="28" name="Pictur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4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IAAAAHgQAAAAAAAAAAAAABAAAAAAAAAKAFAAABAAAAAAAAAAwXAACSFgAANA4AAAkAAACgBQAADBcAACgAAAAIAAAAAQAAAAEAAAA="/>
                        </a:ext>
                      </a:extLst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45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46" w:author="HaimR" w:date="2021-12-24T17:19:00Z">
          <w:pPr>
            <w:suppressAutoHyphens/>
          </w:pPr>
        </w:pPrChange>
      </w:pPr>
      <w:r>
        <w:rPr>
          <w:b/>
          <w:bCs/>
          <w:sz w:val="32"/>
          <w:szCs w:val="32"/>
        </w:rPr>
        <w:t>Histograms</w:t>
      </w:r>
      <w:r>
        <w:rPr>
          <w:sz w:val="32"/>
          <w:szCs w:val="32"/>
        </w:rPr>
        <w:t xml:space="preserve"> 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47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2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UAAAAHggAAAAAAAAAAAAABAAAAAAAAAKAFAAABAAAAAAAAANwSAACQIQAAQAgAAAQAAACgBQAA3BIAACgAAAAIAAAAAQAAAAEAAAA="/>
                        </a:ext>
                      </a:extLst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48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{'img_std_ph': [0.5501801990158296]}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49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30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2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gQAAAAAAAAAAAAABAAAAAAAAAKAFAAABAAAAAAAAAFwMAACQIQAAQAgAAAYAAACgBQAAXAwAACgAAAAIAAAAAQAAAAEAAAA="/>
                        </a:ext>
                      </a:extLst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50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{'img_std_ph': [0.4248094075009173]}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51" w:author="HaimR" w:date="2021-12-24T17:19:00Z">
          <w:pPr>
            <w:suppressAutoHyphens/>
          </w:pPr>
        </w:pPrChange>
      </w:pPr>
      <w:r>
        <w:rPr>
          <w:noProof/>
        </w:rPr>
        <w:lastRenderedPageBreak/>
        <w:drawing>
          <wp:inline distT="114300" distB="114300" distL="114300" distR="114300">
            <wp:extent cx="5455920" cy="1341120"/>
            <wp:effectExtent l="0" t="0" r="0" b="0"/>
            <wp:docPr id="31" name="Pictur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3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gQAAAAAAAAAAAAABAAAAAAAAAKAFAAABAAAAAAAAAEAKAACQIQAAQAgAAAgAAACgBQAAQAoAACgAAAAIAAAAAQAAAAEAAAA="/>
                        </a:ext>
                      </a:extLst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52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 xml:space="preserve">{'img_std_ph': </w:t>
      </w:r>
      <w:r>
        <w:rPr>
          <w:rFonts w:ascii="Consolas" w:hAnsi="Consolas"/>
          <w:color w:val="616161"/>
          <w:sz w:val="21"/>
        </w:rPr>
        <w:t>[1.7777126195317292]}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53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32" name="Pictur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4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sAAAAHgQAAAAAAAAAAAAABAAAAAAAAAKAFAAABAAAAAAAAAKAFAACQIQAAQAgAAAkAAACgBQAAoAUAACgAAAAIAAAAAQAAAAEAAAA="/>
                        </a:ext>
                      </a:extLst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54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{'img_std_ph': [0.5120582003987958]}</w:t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55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56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57" w:author="HaimR" w:date="2021-12-24T17:19:00Z">
          <w:pPr>
            <w:suppressAutoHyphens/>
          </w:pPr>
        </w:pPrChange>
      </w:pPr>
      <w:r>
        <w:rPr>
          <w:sz w:val="32"/>
          <w:szCs w:val="32"/>
        </w:rPr>
        <w:t xml:space="preserve">It </w:t>
      </w:r>
      <w:del w:id="258" w:author="HaimR" w:date="2021-12-24T17:54:00Z">
        <w:r w:rsidDel="00EC2765">
          <w:rPr>
            <w:sz w:val="32"/>
            <w:szCs w:val="32"/>
          </w:rPr>
          <w:delText>looks like</w:delText>
        </w:r>
      </w:del>
      <w:ins w:id="259" w:author="HaimR" w:date="2021-12-24T17:54:00Z">
        <w:r w:rsidR="00EC2765">
          <w:rPr>
            <w:sz w:val="32"/>
            <w:szCs w:val="32"/>
          </w:rPr>
          <w:t>appears</w:t>
        </w:r>
      </w:ins>
      <w:r>
        <w:rPr>
          <w:sz w:val="32"/>
          <w:szCs w:val="32"/>
        </w:rPr>
        <w:t xml:space="preserve"> </w:t>
      </w:r>
      <w:ins w:id="260" w:author="HaimR" w:date="2021-12-24T17:54:00Z">
        <w:r w:rsidR="00EC2765">
          <w:rPr>
            <w:sz w:val="32"/>
            <w:szCs w:val="32"/>
          </w:rPr>
          <w:t xml:space="preserve">that </w:t>
        </w:r>
      </w:ins>
      <w:r>
        <w:rPr>
          <w:sz w:val="32"/>
          <w:szCs w:val="32"/>
        </w:rPr>
        <w:t>for most images</w:t>
      </w:r>
      <w:r>
        <w:rPr>
          <w:sz w:val="32"/>
          <w:szCs w:val="32"/>
        </w:rPr>
        <w:t xml:space="preserve"> the standard deviation is distributed pretty uniformly between </w:t>
      </w:r>
      <w:ins w:id="261" w:author="HaimR" w:date="2021-12-24T17:23:00Z">
        <w:r w:rsidR="00EB7F2F">
          <w:rPr>
            <w:sz w:val="32"/>
            <w:szCs w:val="32"/>
          </w:rPr>
          <w:t xml:space="preserve">values </w:t>
        </w:r>
      </w:ins>
      <w:r>
        <w:rPr>
          <w:sz w:val="32"/>
          <w:szCs w:val="32"/>
        </w:rPr>
        <w:t>close to 0 up to about 70</w:t>
      </w:r>
      <w:ins w:id="262" w:author="HaimR" w:date="2021-12-24T17:24:00Z">
        <w:r w:rsidR="00EB7F2F">
          <w:rPr>
            <w:sz w:val="32"/>
            <w:szCs w:val="32"/>
          </w:rPr>
          <w:t>,</w:t>
        </w:r>
      </w:ins>
      <w:del w:id="263" w:author="HaimR" w:date="2021-12-24T17:24:00Z">
        <w:r w:rsidDel="00EB7F2F">
          <w:rPr>
            <w:sz w:val="32"/>
            <w:szCs w:val="32"/>
          </w:rPr>
          <w:delText>.</w:delText>
        </w:r>
      </w:del>
      <w:r>
        <w:rPr>
          <w:sz w:val="32"/>
          <w:szCs w:val="32"/>
        </w:rPr>
        <w:t xml:space="preserve"> but that </w:t>
      </w:r>
      <w:del w:id="264" w:author="HaimR" w:date="2021-12-24T17:24:00Z">
        <w:r w:rsidDel="00EB7F2F">
          <w:rPr>
            <w:sz w:val="32"/>
            <w:szCs w:val="32"/>
          </w:rPr>
          <w:delText xml:space="preserve">says </w:delText>
        </w:r>
      </w:del>
      <w:ins w:id="265" w:author="HaimR" w:date="2021-12-24T17:24:00Z">
        <w:r w:rsidR="00EB7F2F">
          <w:rPr>
            <w:sz w:val="32"/>
            <w:szCs w:val="32"/>
          </w:rPr>
          <w:t>s</w:t>
        </w:r>
        <w:r w:rsidR="00EB7F2F">
          <w:rPr>
            <w:sz w:val="32"/>
            <w:szCs w:val="32"/>
          </w:rPr>
          <w:t>how</w:t>
        </w:r>
        <w:r w:rsidR="00EB7F2F">
          <w:rPr>
            <w:sz w:val="32"/>
            <w:szCs w:val="32"/>
          </w:rPr>
          <w:t xml:space="preserve">s </w:t>
        </w:r>
        <w:r w:rsidR="00EB7F2F">
          <w:rPr>
            <w:sz w:val="32"/>
            <w:szCs w:val="32"/>
          </w:rPr>
          <w:t xml:space="preserve">us </w:t>
        </w:r>
      </w:ins>
      <w:r>
        <w:rPr>
          <w:sz w:val="32"/>
          <w:szCs w:val="32"/>
        </w:rPr>
        <w:t>that the mean is not completely stable.</w:t>
      </w:r>
    </w:p>
    <w:p w:rsidR="002A0A95" w:rsidRDefault="002A0A95" w:rsidP="00EB7F2F">
      <w:pPr>
        <w:suppressAutoHyphens/>
        <w:jc w:val="both"/>
        <w:rPr>
          <w:ins w:id="266" w:author="HaimR" w:date="2021-12-24T18:19:00Z"/>
          <w:sz w:val="32"/>
          <w:szCs w:val="32"/>
        </w:rPr>
      </w:pPr>
    </w:p>
    <w:p w:rsidR="007A74F4" w:rsidRDefault="007A74F4" w:rsidP="00EB7F2F">
      <w:pPr>
        <w:suppressAutoHyphens/>
        <w:jc w:val="both"/>
        <w:rPr>
          <w:sz w:val="32"/>
          <w:szCs w:val="32"/>
        </w:rPr>
        <w:pPrChange w:id="267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  <w:u w:val="single"/>
        </w:rPr>
        <w:pPrChange w:id="268" w:author="HaimR" w:date="2021-12-24T17:19:00Z">
          <w:pPr>
            <w:suppressAutoHyphens/>
          </w:pPr>
        </w:pPrChange>
      </w:pPr>
      <w:r>
        <w:rPr>
          <w:sz w:val="32"/>
          <w:szCs w:val="32"/>
          <w:u w:val="single"/>
        </w:rPr>
        <w:t>Skewness images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69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70" w:author="HaimR" w:date="2021-12-24T17:19:00Z">
          <w:pPr>
            <w:suppressAutoHyphens/>
          </w:pPr>
        </w:pPrChange>
      </w:pPr>
      <w:r>
        <w:rPr>
          <w:b/>
          <w:bCs/>
          <w:sz w:val="32"/>
          <w:szCs w:val="32"/>
        </w:rPr>
        <w:t>I</w:t>
      </w:r>
      <w:r>
        <w:rPr>
          <w:b/>
          <w:bCs/>
          <w:sz w:val="32"/>
          <w:szCs w:val="32"/>
        </w:rPr>
        <w:t>mages</w:t>
      </w:r>
      <w:r>
        <w:rPr>
          <w:sz w:val="32"/>
          <w:szCs w:val="32"/>
        </w:rPr>
        <w:t xml:space="preserve"> 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71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2286000" cy="2308860"/>
            <wp:effectExtent l="0" t="0" r="0" b="0"/>
            <wp:docPr id="33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1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HUAAAAHggAAAAAAAAAAAAABAAAAAAAAAKAFAAABAAAAAAAAALgjAAAQDgAANA4AAAQAAACgBQAAuCMAACgAAAAIAAAAAQAAAAEAAAA="/>
                        </a:ext>
                      </a:extLst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08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194560" cy="2285365"/>
            <wp:effectExtent l="0" t="0" r="0" b="0"/>
            <wp:docPr id="34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2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UAAAAHgQAAAAAAAAAAAAABAAAAAAAAAKAFAAABAAAAAAAAADwLAACADQAADw4AAAcAAACgBQAAPAsAACgAAAAIAAAAAQAAAAEAAAA="/>
                        </a:ext>
                      </a:extLst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3402330" cy="2308860"/>
            <wp:effectExtent l="0" t="0" r="0" b="0"/>
            <wp:docPr id="35" name="Pictur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3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UAAAAHgQAAAAAAAAAAAAABAAAAAAAAAKAFAAABAAAAAAAAAHwNAADuFAAANA4AAAkAAACgBQAAfA0AACgAAAAIAAAAAQAAAAEAAAA="/>
                        </a:ext>
                      </a:extLst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676650" cy="2308860"/>
            <wp:effectExtent l="0" t="0" r="0" b="0"/>
            <wp:docPr id="36" name="Pictur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4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UAAAAHgQAAAAAAAAAAAAABAAAAAAAAAKAFAAABAAAAAAAAAIAJAACeFgAANA4AAAoAAACgBQAAgAkAACgAAAAIAAAAAQAAAAEAAAA="/>
                        </a:ext>
                      </a:extLst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72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b/>
          <w:bCs/>
          <w:sz w:val="32"/>
          <w:szCs w:val="32"/>
        </w:rPr>
        <w:pPrChange w:id="273" w:author="HaimR" w:date="2021-12-24T17:19:00Z">
          <w:pPr>
            <w:suppressAutoHyphens/>
          </w:pPr>
        </w:pPrChange>
      </w:pPr>
      <w:r>
        <w:rPr>
          <w:b/>
          <w:bCs/>
          <w:sz w:val="32"/>
          <w:szCs w:val="32"/>
        </w:rPr>
        <w:t>Histograms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74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37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HgAAAAHggAAAAAAAAAAAAABAAAAAAAAAKAFAAABAAAAAAAAAFoYAACQIQAAQAgAAAUAAACgBQAAWhgAACgAAAAIAAAAAQAAAAEAAAA="/>
                        </a:ext>
                      </a:extLst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75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{'img_skew_ph': [1.8701458631368337]}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76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38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2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oAAAAHgQAAAAAAAAAAAAABAAAAAAAAAKAFAAABAAAAAAAAAEwQAACQIQAAQAgAAAcAAACgBQAATBAAACgAAAAIAAAAAQAAAAEAAAA="/>
                        </a:ext>
                      </a:extLst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77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{'img_skew_ph': [1.238052214540793]}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78" w:author="HaimR" w:date="2021-12-24T17:19:00Z">
          <w:pPr>
            <w:suppressAutoHyphens/>
          </w:pPr>
        </w:pPrChange>
      </w:pPr>
      <w:r>
        <w:rPr>
          <w:noProof/>
        </w:rPr>
        <w:lastRenderedPageBreak/>
        <w:drawing>
          <wp:inline distT="114300" distB="114300" distL="114300" distR="114300">
            <wp:extent cx="5455920" cy="1341120"/>
            <wp:effectExtent l="0" t="0" r="0" b="0"/>
            <wp:docPr id="39" name="Pic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3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wAAAAHgQAAAAAAAAAAAAABAAAAAAAAAKAFAAABAAAAAAAAAIwJAACQIQAAQAgAAAoAAACgBQAAjAkAACgAAAAIAAAAAQAAAAEAAAA="/>
                        </a:ext>
                      </a:extLst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79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{'img_skew_ph': [2.0240793335073093]}</w:t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80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81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55920" cy="1341120"/>
            <wp:effectExtent l="0" t="0" r="0" b="0"/>
            <wp:docPr id="40" name="Pictur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4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4AAAAHgQAAAAAAAAAAAAABAAAAAAAAAKAFAAABAAAAAAAAAKAFAACQIQAAQAgAAAsAAACgBQAAoAUAACgAAAAIAAAAAQAAAAEAAAA="/>
                        </a:ext>
                      </a:extLst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82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{'img_skew_ph': [1.4555566496417625]}</w:t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283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284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285" w:author="HaimR" w:date="2021-12-24T17:19:00Z">
          <w:pPr>
            <w:suppressAutoHyphens/>
          </w:pPr>
        </w:pPrChange>
      </w:pPr>
      <w:r>
        <w:rPr>
          <w:sz w:val="32"/>
          <w:szCs w:val="32"/>
        </w:rPr>
        <w:t>It looks like for most images the skewness is distributed in a double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normal distributions with centers </w:t>
      </w:r>
      <w:del w:id="286" w:author="HaimR" w:date="2021-12-24T17:25:00Z">
        <w:r w:rsidDel="00EB7F2F">
          <w:rPr>
            <w:sz w:val="32"/>
            <w:szCs w:val="32"/>
          </w:rPr>
          <w:delText xml:space="preserve">in </w:delText>
        </w:r>
      </w:del>
      <w:ins w:id="287" w:author="HaimR" w:date="2021-12-24T17:25:00Z">
        <w:r w:rsidR="00EB7F2F">
          <w:rPr>
            <w:sz w:val="32"/>
            <w:szCs w:val="32"/>
          </w:rPr>
          <w:t>at</w:t>
        </w:r>
        <w:r w:rsidR="00EB7F2F">
          <w:rPr>
            <w:sz w:val="32"/>
            <w:szCs w:val="32"/>
          </w:rPr>
          <w:t xml:space="preserve"> </w:t>
        </w:r>
      </w:ins>
      <w:del w:id="288" w:author="HaimR" w:date="2021-12-24T17:26:00Z">
        <w:r w:rsidDel="00EB7F2F">
          <w:rPr>
            <w:sz w:val="32"/>
            <w:szCs w:val="32"/>
          </w:rPr>
          <w:delText>about the</w:delText>
        </w:r>
      </w:del>
      <w:ins w:id="289" w:author="HaimR" w:date="2021-12-24T17:26:00Z">
        <w:r w:rsidR="00EB7F2F">
          <w:rPr>
            <w:sz w:val="32"/>
            <w:szCs w:val="32"/>
          </w:rPr>
          <w:t>around</w:t>
        </w:r>
      </w:ins>
      <w:r>
        <w:rPr>
          <w:sz w:val="32"/>
          <w:szCs w:val="32"/>
        </w:rPr>
        <w:t xml:space="preserve"> +</w:t>
      </w:r>
      <w:ins w:id="290" w:author="HaimR" w:date="2021-12-24T17:25:00Z">
        <w:r w:rsidR="00EB7F2F">
          <w:rPr>
            <w:sz w:val="32"/>
            <w:szCs w:val="32"/>
          </w:rPr>
          <w:t>/</w:t>
        </w:r>
      </w:ins>
      <w:r>
        <w:rPr>
          <w:sz w:val="32"/>
          <w:szCs w:val="32"/>
        </w:rPr>
        <w:t xml:space="preserve">-0.75(mirrored </w:t>
      </w:r>
      <w:del w:id="291" w:author="HaimR" w:date="2021-12-24T17:26:00Z">
        <w:r w:rsidDel="00D675E5">
          <w:rPr>
            <w:sz w:val="32"/>
            <w:szCs w:val="32"/>
          </w:rPr>
          <w:delText xml:space="preserve">on </w:delText>
        </w:r>
      </w:del>
      <w:ins w:id="292" w:author="HaimR" w:date="2021-12-24T17:26:00Z">
        <w:r w:rsidR="00D675E5">
          <w:rPr>
            <w:sz w:val="32"/>
            <w:szCs w:val="32"/>
          </w:rPr>
          <w:t>at</w:t>
        </w:r>
        <w:r w:rsidR="00D675E5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the 0 center). </w:t>
      </w:r>
      <w:del w:id="293" w:author="HaimR" w:date="2021-12-24T17:44:00Z">
        <w:r w:rsidDel="008A580A">
          <w:rPr>
            <w:sz w:val="32"/>
            <w:szCs w:val="32"/>
          </w:rPr>
          <w:delText xml:space="preserve">but </w:delText>
        </w:r>
      </w:del>
      <w:ins w:id="294" w:author="HaimR" w:date="2021-12-24T17:44:00Z">
        <w:r w:rsidR="008A580A">
          <w:rPr>
            <w:sz w:val="32"/>
            <w:szCs w:val="32"/>
          </w:rPr>
          <w:t>and</w:t>
        </w:r>
        <w:r w:rsidR="008A580A">
          <w:rPr>
            <w:sz w:val="32"/>
            <w:szCs w:val="32"/>
          </w:rPr>
          <w:t xml:space="preserve"> </w:t>
        </w:r>
      </w:ins>
      <w:del w:id="295" w:author="HaimR" w:date="2021-12-24T17:27:00Z">
        <w:r w:rsidDel="00D675E5">
          <w:rPr>
            <w:sz w:val="32"/>
            <w:szCs w:val="32"/>
          </w:rPr>
          <w:delText xml:space="preserve">that </w:delText>
        </w:r>
      </w:del>
      <w:ins w:id="296" w:author="HaimR" w:date="2021-12-24T17:27:00Z">
        <w:r w:rsidR="00D675E5">
          <w:rPr>
            <w:sz w:val="32"/>
            <w:szCs w:val="32"/>
          </w:rPr>
          <w:t>th</w:t>
        </w:r>
        <w:r w:rsidR="00D675E5">
          <w:rPr>
            <w:sz w:val="32"/>
            <w:szCs w:val="32"/>
          </w:rPr>
          <w:t>is means</w:t>
        </w:r>
      </w:ins>
      <w:del w:id="297" w:author="HaimR" w:date="2021-12-24T17:27:00Z">
        <w:r w:rsidDel="00D675E5">
          <w:rPr>
            <w:sz w:val="32"/>
            <w:szCs w:val="32"/>
          </w:rPr>
          <w:delText>says</w:delText>
        </w:r>
      </w:del>
      <w:r>
        <w:rPr>
          <w:sz w:val="32"/>
          <w:szCs w:val="32"/>
        </w:rPr>
        <w:t xml:space="preserve"> that the distributions </w:t>
      </w:r>
      <w:del w:id="298" w:author="HaimR" w:date="2021-12-24T17:27:00Z">
        <w:r w:rsidDel="00D675E5">
          <w:rPr>
            <w:sz w:val="32"/>
            <w:szCs w:val="32"/>
          </w:rPr>
          <w:delText xml:space="preserve">is </w:delText>
        </w:r>
      </w:del>
      <w:ins w:id="299" w:author="HaimR" w:date="2021-12-24T17:27:00Z">
        <w:r w:rsidR="00D675E5">
          <w:rPr>
            <w:sz w:val="32"/>
            <w:szCs w:val="32"/>
          </w:rPr>
          <w:t>are</w:t>
        </w:r>
        <w:r w:rsidR="00D675E5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mostly skewed and not normal. 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300" w:author="HaimR" w:date="2021-12-24T17:19:00Z">
          <w:pPr>
            <w:suppressAutoHyphens/>
          </w:pPr>
        </w:pPrChange>
      </w:pPr>
    </w:p>
    <w:p w:rsidR="002A0A95" w:rsidRDefault="00C224A9" w:rsidP="00EB7F2F">
      <w:pPr>
        <w:suppressAutoHyphens/>
        <w:jc w:val="both"/>
        <w:rPr>
          <w:sz w:val="32"/>
          <w:szCs w:val="32"/>
          <w:u w:val="single"/>
        </w:rPr>
        <w:pPrChange w:id="301" w:author="HaimR" w:date="2021-12-24T17:19:00Z">
          <w:pPr>
            <w:suppressAutoHyphens/>
          </w:pPr>
        </w:pPrChange>
      </w:pPr>
      <w:ins w:id="302" w:author="HaimR" w:date="2021-12-24T17:45:00Z">
        <w:r>
          <w:rPr>
            <w:sz w:val="32"/>
            <w:szCs w:val="32"/>
            <w:u w:val="single"/>
          </w:rPr>
          <w:t>S</w:t>
        </w:r>
      </w:ins>
      <w:del w:id="303" w:author="HaimR" w:date="2021-12-24T17:45:00Z">
        <w:r w:rsidR="007A74F4" w:rsidDel="00C224A9">
          <w:rPr>
            <w:sz w:val="32"/>
            <w:szCs w:val="32"/>
            <w:u w:val="single"/>
          </w:rPr>
          <w:delText>s</w:delText>
        </w:r>
      </w:del>
      <w:r w:rsidR="007A74F4">
        <w:rPr>
          <w:sz w:val="32"/>
          <w:szCs w:val="32"/>
          <w:u w:val="single"/>
        </w:rPr>
        <w:t>tandard deviation and skewness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304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305" w:author="HaimR" w:date="2021-12-24T17:19:00Z">
          <w:pPr>
            <w:suppressAutoHyphens/>
          </w:pPr>
        </w:pPrChange>
      </w:pPr>
      <w:del w:id="306" w:author="HaimR" w:date="2021-12-24T17:46:00Z">
        <w:r w:rsidDel="00C224A9">
          <w:rPr>
            <w:sz w:val="32"/>
            <w:szCs w:val="32"/>
          </w:rPr>
          <w:delText xml:space="preserve">Because </w:delText>
        </w:r>
      </w:del>
      <w:ins w:id="307" w:author="HaimR" w:date="2021-12-24T17:46:00Z">
        <w:r w:rsidR="00C224A9">
          <w:rPr>
            <w:sz w:val="32"/>
            <w:szCs w:val="32"/>
          </w:rPr>
          <w:t>In light of</w:t>
        </w:r>
      </w:ins>
      <w:ins w:id="308" w:author="HaimR" w:date="2021-12-24T17:27:00Z">
        <w:r w:rsidR="00C07753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the results above we </w:t>
      </w:r>
      <w:del w:id="309" w:author="HaimR" w:date="2021-12-24T17:28:00Z">
        <w:r w:rsidDel="00C07753">
          <w:rPr>
            <w:sz w:val="32"/>
            <w:szCs w:val="32"/>
          </w:rPr>
          <w:delText xml:space="preserve">want </w:delText>
        </w:r>
      </w:del>
      <w:ins w:id="310" w:author="HaimR" w:date="2021-12-24T17:28:00Z">
        <w:r w:rsidR="00C07753">
          <w:rPr>
            <w:sz w:val="32"/>
            <w:szCs w:val="32"/>
          </w:rPr>
          <w:t>prefer</w:t>
        </w:r>
        <w:r w:rsidR="00C07753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to see </w:t>
      </w:r>
      <w:ins w:id="311" w:author="HaimR" w:date="2021-12-24T17:28:00Z">
        <w:r w:rsidR="00C07753">
          <w:rPr>
            <w:sz w:val="32"/>
            <w:szCs w:val="32"/>
          </w:rPr>
          <w:t xml:space="preserve">if </w:t>
        </w:r>
      </w:ins>
      <w:r>
        <w:rPr>
          <w:sz w:val="32"/>
          <w:szCs w:val="32"/>
        </w:rPr>
        <w:t>the</w:t>
      </w:r>
      <w:ins w:id="312" w:author="HaimR" w:date="2021-12-24T17:28:00Z">
        <w:r w:rsidR="00C07753">
          <w:rPr>
            <w:sz w:val="32"/>
            <w:szCs w:val="32"/>
          </w:rPr>
          <w:t>se</w:t>
        </w:r>
      </w:ins>
      <w:r>
        <w:rPr>
          <w:sz w:val="32"/>
          <w:szCs w:val="32"/>
        </w:rPr>
        <w:t xml:space="preserve"> joint </w:t>
      </w:r>
      <w:ins w:id="313" w:author="HaimR" w:date="2021-12-24T17:29:00Z">
        <w:r w:rsidR="00C07753">
          <w:rPr>
            <w:sz w:val="32"/>
            <w:szCs w:val="32"/>
          </w:rPr>
          <w:t>'</w:t>
        </w:r>
      </w:ins>
      <w:r>
        <w:rPr>
          <w:sz w:val="32"/>
          <w:szCs w:val="32"/>
        </w:rPr>
        <w:t>distribution of the standard deviation</w:t>
      </w:r>
      <w:ins w:id="314" w:author="HaimR" w:date="2021-12-24T17:29:00Z">
        <w:r w:rsidR="00C07753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 and </w:t>
      </w:r>
      <w:ins w:id="315" w:author="HaimR" w:date="2021-12-24T17:29:00Z">
        <w:r w:rsidR="00C07753">
          <w:rPr>
            <w:sz w:val="32"/>
            <w:szCs w:val="32"/>
          </w:rPr>
          <w:t>'</w:t>
        </w:r>
      </w:ins>
      <w:r>
        <w:rPr>
          <w:sz w:val="32"/>
          <w:szCs w:val="32"/>
        </w:rPr>
        <w:t>the skewness</w:t>
      </w:r>
      <w:ins w:id="316" w:author="HaimR" w:date="2021-12-24T17:30:00Z">
        <w:r w:rsidR="00C07753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 </w:t>
      </w:r>
      <w:del w:id="317" w:author="HaimR" w:date="2021-12-24T17:29:00Z">
        <w:r w:rsidDel="00C07753">
          <w:rPr>
            <w:sz w:val="32"/>
            <w:szCs w:val="32"/>
          </w:rPr>
          <w:delText xml:space="preserve">to see if it </w:delText>
        </w:r>
      </w:del>
      <w:r>
        <w:rPr>
          <w:sz w:val="32"/>
          <w:szCs w:val="32"/>
        </w:rPr>
        <w:t xml:space="preserve">show us something special or </w:t>
      </w:r>
      <w:ins w:id="318" w:author="HaimR" w:date="2021-12-24T17:46:00Z">
        <w:r w:rsidR="00EC2765">
          <w:rPr>
            <w:sz w:val="32"/>
            <w:szCs w:val="32"/>
          </w:rPr>
          <w:t>even</w:t>
        </w:r>
      </w:ins>
      <w:ins w:id="319" w:author="HaimR" w:date="2021-12-24T17:56:00Z">
        <w:r w:rsidR="00DB6CD9">
          <w:rPr>
            <w:sz w:val="32"/>
            <w:szCs w:val="32"/>
          </w:rPr>
          <w:t xml:space="preserve"> maybe</w:t>
        </w:r>
      </w:ins>
      <w:ins w:id="320" w:author="HaimR" w:date="2021-12-24T17:46:00Z">
        <w:r w:rsidR="00EC2765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more.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321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322" w:author="HaimR" w:date="2021-12-24T17:19:00Z">
          <w:pP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2335530" cy="2301240"/>
            <wp:effectExtent l="0" t="0" r="0" b="0"/>
            <wp:docPr id="41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1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IkAAAAHggAAAAAAAAAAAAABAAAAAAAAAKAFAAABAAAAAAAAAMUIAABeDgAAKA4AAAYAAACgBQAAxQgAACgAAAAIAAAAAQAAAAEAAAA="/>
                        </a:ext>
                      </a:extLst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23012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50770" cy="2301240"/>
            <wp:effectExtent l="0" t="0" r="0" b="0"/>
            <wp:docPr id="42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2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IkAAAAHgQAAAAAAAAAAAAABAAAAAAAAAKAFAAABAAAAAAAAAFwMAAB2DgAAKA4AAAgAAACgBQAAXAwAACgAAAAIAAAAAQAAAAEAAAA="/>
                        </a:ext>
                      </a:extLst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2369820" cy="2301240"/>
            <wp:effectExtent l="0" t="0" r="0" b="0"/>
            <wp:docPr id="43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3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IkAAAAHgQAAAAAAAAAAAAABAAAAAAAAAKAFAAABAAAAAAAAAGwIAACUDgAAKA4AAAsAAACgBQAAbAgAACgAAAAIAAAAAQAAAAEAAAA="/>
                        </a:ext>
                      </a:extLst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31720" cy="2301240"/>
            <wp:effectExtent l="0" t="0" r="0" b="0"/>
            <wp:docPr id="44" name="Pictur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4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IkAAAAHgQAAAAAAAAAAAAABAAAAAAAAAKAFAAABAAAAAAAAALAPAABYDgAAKA4AAAwAAACgBQAAsA8AACgAAAAIAAAAAQAAAAEAAAA="/>
                        </a:ext>
                      </a:extLst>
                    </pic:cNvPicPr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323" w:author="HaimR" w:date="2021-12-24T17:19:00Z">
          <w:pPr>
            <w:suppressAutoHyphens/>
          </w:pPr>
        </w:pPrChange>
      </w:pPr>
    </w:p>
    <w:p w:rsidR="00DB6CD9" w:rsidRDefault="00DB6CD9" w:rsidP="00EB7F2F">
      <w:pPr>
        <w:suppressAutoHyphens/>
        <w:jc w:val="both"/>
        <w:rPr>
          <w:ins w:id="324" w:author="HaimR" w:date="2021-12-24T17:55:00Z"/>
          <w:sz w:val="32"/>
          <w:szCs w:val="32"/>
          <w:u w:val="single"/>
        </w:rPr>
      </w:pPr>
    </w:p>
    <w:p w:rsidR="002A0A95" w:rsidRDefault="007A74F4" w:rsidP="00EB7F2F">
      <w:pPr>
        <w:suppressAutoHyphens/>
        <w:jc w:val="both"/>
        <w:rPr>
          <w:sz w:val="32"/>
          <w:szCs w:val="32"/>
          <w:u w:val="single"/>
        </w:rPr>
        <w:pPrChange w:id="325" w:author="HaimR" w:date="2021-12-24T17:19:00Z">
          <w:pPr>
            <w:suppressAutoHyphens/>
          </w:pPr>
        </w:pPrChange>
      </w:pPr>
      <w:r>
        <w:rPr>
          <w:sz w:val="32"/>
          <w:szCs w:val="32"/>
          <w:u w:val="single"/>
        </w:rPr>
        <w:t>skewness correction</w:t>
      </w:r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326" w:author="HaimR" w:date="2021-12-24T17:19:00Z">
          <w:pPr>
            <w:suppressAutoHyphens/>
          </w:pPr>
        </w:pPrChange>
      </w:pP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327" w:author="HaimR" w:date="2021-12-24T17:19:00Z">
          <w:pPr>
            <w:suppressAutoHyphens/>
          </w:pPr>
        </w:pPrChange>
      </w:pPr>
      <w:r>
        <w:rPr>
          <w:sz w:val="32"/>
          <w:szCs w:val="32"/>
        </w:rPr>
        <w:t xml:space="preserve">Finally, having calculated the </w:t>
      </w:r>
      <w:ins w:id="328" w:author="HaimR" w:date="2021-12-24T17:56:00Z">
        <w:r w:rsidR="00DB6CD9">
          <w:rPr>
            <w:sz w:val="32"/>
            <w:szCs w:val="32"/>
          </w:rPr>
          <w:t>'</w:t>
        </w:r>
      </w:ins>
      <w:r>
        <w:rPr>
          <w:sz w:val="32"/>
          <w:szCs w:val="32"/>
        </w:rPr>
        <w:t>mean image</w:t>
      </w:r>
      <w:ins w:id="329" w:author="HaimR" w:date="2021-12-24T17:56:00Z">
        <w:r w:rsidR="00DB6CD9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 as well as </w:t>
      </w:r>
      <w:r>
        <w:rPr>
          <w:sz w:val="32"/>
          <w:szCs w:val="32"/>
        </w:rPr>
        <w:t xml:space="preserve">the </w:t>
      </w:r>
      <w:ins w:id="330" w:author="HaimR" w:date="2021-12-24T17:57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>standard deviati</w:t>
      </w:r>
      <w:r>
        <w:rPr>
          <w:sz w:val="32"/>
          <w:szCs w:val="32"/>
        </w:rPr>
        <w:t>on image</w:t>
      </w:r>
      <w:ins w:id="331" w:author="HaimR" w:date="2021-12-24T17:56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 and the </w:t>
      </w:r>
      <w:ins w:id="332" w:author="HaimR" w:date="2021-12-24T17:57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>skewness image</w:t>
      </w:r>
      <w:ins w:id="333" w:author="HaimR" w:date="2021-12-24T17:57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, we can now calculate </w:t>
      </w:r>
      <w:ins w:id="334" w:author="HaimR" w:date="2021-12-24T17:58:00Z">
        <w:r w:rsidR="00143484">
          <w:rPr>
            <w:sz w:val="32"/>
            <w:szCs w:val="32"/>
          </w:rPr>
          <w:t>the</w:t>
        </w:r>
      </w:ins>
      <w:del w:id="335" w:author="HaimR" w:date="2021-12-24T17:58:00Z">
        <w:r w:rsidDel="00143484">
          <w:rPr>
            <w:sz w:val="32"/>
            <w:szCs w:val="32"/>
          </w:rPr>
          <w:delText>a</w:delText>
        </w:r>
      </w:del>
      <w:r>
        <w:rPr>
          <w:sz w:val="32"/>
          <w:szCs w:val="32"/>
        </w:rPr>
        <w:t xml:space="preserve"> correction of the mean </w:t>
      </w:r>
      <w:ins w:id="336" w:author="HaimR" w:date="2021-12-24T17:58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>towards the median</w:t>
      </w:r>
      <w:ins w:id="337" w:author="HaimR" w:date="2021-12-24T17:58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. </w:t>
      </w:r>
    </w:p>
    <w:p w:rsidR="002A0A95" w:rsidRDefault="007A74F4" w:rsidP="00EB7F2F">
      <w:pPr>
        <w:suppressAutoHyphens/>
        <w:jc w:val="both"/>
        <w:rPr>
          <w:rFonts w:ascii="Consolas" w:hAnsi="Consolas"/>
          <w:color w:val="616161"/>
          <w:sz w:val="21"/>
        </w:rPr>
        <w:pPrChange w:id="338" w:author="HaimR" w:date="2021-12-24T17:19:00Z">
          <w:pPr>
            <w:suppressAutoHyphens/>
          </w:pPr>
        </w:pPrChange>
      </w:pPr>
      <w:r>
        <w:rPr>
          <w:sz w:val="32"/>
          <w:szCs w:val="32"/>
        </w:rPr>
        <w:t>We will try a simple correction with the equation:</w:t>
      </w:r>
      <w:r>
        <w:rPr>
          <w:rFonts w:ascii="Consolas" w:hAnsi="Consolas"/>
          <w:color w:val="000000"/>
          <w:sz w:val="21"/>
        </w:rPr>
        <w:t xml:space="preserve"> </w:t>
      </w:r>
      <w:r>
        <w:rPr>
          <w:rFonts w:ascii="Consolas" w:hAnsi="Consolas"/>
          <w:color w:val="616161"/>
          <w:sz w:val="21"/>
        </w:rPr>
        <w:t xml:space="preserve"> </w:t>
      </w:r>
    </w:p>
    <w:p w:rsidR="002A0A95" w:rsidRDefault="007A74F4" w:rsidP="00EB7F2F">
      <w:pPr>
        <w:suppressAutoHyphens/>
        <w:jc w:val="both"/>
        <w:rPr>
          <w:rFonts w:ascii="Consolas" w:hAnsi="Consolas"/>
          <w:color w:val="616161"/>
        </w:rPr>
        <w:pPrChange w:id="339" w:author="HaimR" w:date="2021-12-24T17:19:00Z">
          <w:pPr>
            <w:suppressAutoHyphens/>
          </w:pPr>
        </w:pPrChange>
      </w:pPr>
      <w:r>
        <w:rPr>
          <w:rFonts w:ascii="Consolas" w:hAnsi="Consolas"/>
          <w:color w:val="616161"/>
          <w:sz w:val="28"/>
          <w:szCs w:val="28"/>
        </w:rPr>
        <w:t>skew corrected image</w:t>
      </w:r>
      <w:r>
        <w:rPr>
          <w:rFonts w:ascii="Consolas" w:hAnsi="Consolas"/>
          <w:sz w:val="28"/>
          <w:szCs w:val="28"/>
        </w:rPr>
        <w:t xml:space="preserve"> = </w:t>
      </w:r>
      <w:r>
        <w:rPr>
          <w:rFonts w:ascii="Consolas" w:hAnsi="Consolas"/>
          <w:color w:val="616161"/>
          <w:sz w:val="28"/>
          <w:szCs w:val="28"/>
        </w:rPr>
        <w:t>mean</w:t>
      </w:r>
      <w:r>
        <w:rPr>
          <w:rFonts w:ascii="Consolas" w:hAnsi="Consolas"/>
          <w:sz w:val="28"/>
          <w:szCs w:val="28"/>
        </w:rPr>
        <w:t xml:space="preserve"> - </w:t>
      </w:r>
      <w:r>
        <w:rPr>
          <w:rFonts w:ascii="Consolas" w:hAnsi="Consolas"/>
          <w:color w:val="616161"/>
          <w:sz w:val="28"/>
          <w:szCs w:val="28"/>
        </w:rPr>
        <w:t>alpha</w:t>
      </w:r>
      <w:r>
        <w:rPr>
          <w:rFonts w:ascii="Consolas" w:hAnsi="Consolas"/>
          <w:sz w:val="28"/>
          <w:szCs w:val="28"/>
        </w:rPr>
        <w:t xml:space="preserve"> * </w:t>
      </w:r>
      <w:r>
        <w:rPr>
          <w:rFonts w:ascii="Consolas" w:hAnsi="Consolas"/>
          <w:color w:val="616161"/>
          <w:sz w:val="28"/>
          <w:szCs w:val="28"/>
        </w:rPr>
        <w:t>skew</w:t>
      </w:r>
      <w:r>
        <w:rPr>
          <w:sz w:val="28"/>
          <w:szCs w:val="28"/>
        </w:rPr>
        <w:t xml:space="preserve"> </w:t>
      </w:r>
      <w:r>
        <w:rPr>
          <w:rFonts w:ascii="Consolas" w:hAnsi="Consolas"/>
          <w:color w:val="616161"/>
          <w:sz w:val="28"/>
          <w:szCs w:val="28"/>
        </w:rPr>
        <w:t xml:space="preserve">image </w:t>
      </w:r>
      <w:r>
        <w:rPr>
          <w:rFonts w:ascii="Consolas" w:hAnsi="Consolas"/>
          <w:sz w:val="28"/>
          <w:szCs w:val="28"/>
        </w:rPr>
        <w:t xml:space="preserve">* </w:t>
      </w:r>
      <w:r>
        <w:rPr>
          <w:rFonts w:ascii="Consolas" w:hAnsi="Consolas"/>
          <w:color w:val="616161"/>
          <w:sz w:val="28"/>
          <w:szCs w:val="28"/>
        </w:rPr>
        <w:t>std</w:t>
      </w:r>
      <w:r>
        <w:rPr>
          <w:sz w:val="28"/>
          <w:szCs w:val="28"/>
        </w:rPr>
        <w:t xml:space="preserve"> </w:t>
      </w:r>
      <w:r>
        <w:rPr>
          <w:rFonts w:ascii="Consolas" w:hAnsi="Consolas"/>
          <w:color w:val="616161"/>
          <w:sz w:val="28"/>
          <w:szCs w:val="28"/>
        </w:rPr>
        <w:t>image</w:t>
      </w:r>
    </w:p>
    <w:p w:rsidR="002A0A95" w:rsidRDefault="007A74F4" w:rsidP="00EB7F2F">
      <w:pPr>
        <w:suppressAutoHyphens/>
        <w:jc w:val="both"/>
        <w:rPr>
          <w:sz w:val="32"/>
          <w:szCs w:val="32"/>
        </w:rPr>
        <w:pPrChange w:id="340" w:author="HaimR" w:date="2021-12-24T17:19:00Z">
          <w:pPr>
            <w:suppressAutoHyphens/>
          </w:pPr>
        </w:pPrChange>
      </w:pPr>
      <w:r>
        <w:rPr>
          <w:sz w:val="32"/>
          <w:szCs w:val="32"/>
        </w:rPr>
        <w:t xml:space="preserve">And we will try and </w:t>
      </w:r>
      <w:del w:id="341" w:author="HaimR" w:date="2021-12-24T17:59:00Z">
        <w:r w:rsidDel="00143484">
          <w:rPr>
            <w:sz w:val="32"/>
            <w:szCs w:val="32"/>
          </w:rPr>
          <w:delText xml:space="preserve">see </w:delText>
        </w:r>
      </w:del>
      <w:ins w:id="342" w:author="HaimR" w:date="2021-12-24T17:59:00Z">
        <w:r w:rsidR="00143484">
          <w:rPr>
            <w:sz w:val="32"/>
            <w:szCs w:val="32"/>
          </w:rPr>
          <w:t>check results for</w:t>
        </w:r>
        <w:r w:rsidR="00143484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several </w:t>
      </w:r>
      <w:ins w:id="343" w:author="HaimR" w:date="2021-12-24T17:59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>alphas</w:t>
      </w:r>
      <w:ins w:id="344" w:author="HaimR" w:date="2021-12-24T17:59:00Z">
        <w:r w:rsidR="00143484">
          <w:rPr>
            <w:sz w:val="32"/>
            <w:szCs w:val="32"/>
          </w:rPr>
          <w:t>'.</w:t>
        </w:r>
      </w:ins>
    </w:p>
    <w:p w:rsidR="002A0A95" w:rsidRDefault="002A0A95" w:rsidP="00EB7F2F">
      <w:pPr>
        <w:suppressAutoHyphens/>
        <w:jc w:val="both"/>
        <w:rPr>
          <w:sz w:val="32"/>
          <w:szCs w:val="32"/>
        </w:rPr>
        <w:pPrChange w:id="345" w:author="HaimR" w:date="2021-12-24T17:19:00Z">
          <w:pPr>
            <w:suppressAutoHyphens/>
          </w:pPr>
        </w:pPrChange>
      </w:pP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rFonts w:ascii="Consolas" w:hAnsi="Consolas"/>
          <w:color w:val="616161"/>
          <w:sz w:val="21"/>
        </w:rPr>
        <w:pPrChange w:id="346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rFonts w:ascii="Consolas" w:hAnsi="Consolas"/>
          <w:color w:val="616161"/>
          <w:sz w:val="21"/>
        </w:rPr>
        <w:t>selfie skew corrections</w:t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pPrChange w:id="347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71160" cy="1407795"/>
            <wp:effectExtent l="0" t="0" r="0" b="0"/>
            <wp:docPr id="45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1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okAACsBwAAmiQAAKwHAAAAAgAACQAAAAQAAAAAAAAADAAAABAAAAAAAAAAAAAAAAAAAAAAAAAAHgAAAGgAAAAAAAAAAAAAAAAAAAAAAAAAAAAAABAnAAAQJwAAAAAAAAAAAAAAAAAAAAAAAAAAAAAAAAAAAAAAAAAAAAAUAAAAAAAAAMDA/wAAAAAAZAAAADIAAAAAAAAAZAAAAAAAAAB/f38ACgAAACEAAABAAAAAPAAAAJMAAAAHggAAAAAAAAAAAAABAAAAAAAAAKAFAAABAAAAAAAAAE4YAACoIQAAqQgAAAYAAACgBQAAThgAACgAAAAIAAAAAQAAAAEAAAA="/>
                        </a:ext>
                      </a:extLst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4077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348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full body skew correction</w:t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pPrChange w:id="349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85130" cy="1499235"/>
            <wp:effectExtent l="0" t="0" r="0" b="0"/>
            <wp:docPr id="46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2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JUAAAAHgQAAAAAAAAAAAAABAAAAAAAAAKAFAAABAAAAAAAAANz1//++IQAAOQkAAAkAAACgBQAA3PX//ygAAAAIAAAAAQAAAAEAAAA="/>
                        </a:ext>
                      </a:extLst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350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house skew correction</w:t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pPrChange w:id="351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noProof/>
        </w:rPr>
        <w:lastRenderedPageBreak/>
        <w:drawing>
          <wp:inline distT="114300" distB="114300" distL="114300" distR="114300">
            <wp:extent cx="5465445" cy="876300"/>
            <wp:effectExtent l="0" t="0" r="0" b="0"/>
            <wp:docPr id="47" name="Pictur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3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JcAAAAHgQAAAAAAAAAAAAABAAAAAAAAAKAFAAABAAAAAAAAAIwJAACfIQAAZAUAAAwAAACgBQAAjAkAACgAAAAIAAAAAQAAAAEAAAA="/>
                        </a:ext>
                      </a:extLst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jc w:val="both"/>
        <w:pPrChange w:id="352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  <w:r>
        <w:rPr>
          <w:rFonts w:ascii="Consolas" w:hAnsi="Consolas"/>
          <w:color w:val="616161"/>
          <w:sz w:val="21"/>
        </w:rPr>
        <w:t>landscape skew correction</w:t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53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noProof/>
        </w:rPr>
        <w:drawing>
          <wp:inline distT="114300" distB="114300" distL="114300" distR="114300">
            <wp:extent cx="5471160" cy="802005"/>
            <wp:effectExtent l="0" t="0" r="0" b="0"/>
            <wp:docPr id="48" name="Pictur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4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X6bFY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AAAAAAAAAAAAAAAAAAAAAA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JkAAAAHgQAAAAAAAAAAAAABAAAAAAAAAKAFAAABAAAAAAAAAJAOAACoIQAA7wQAAA0AAACgBQAAkA4AACgAAAAIAAAAAQAAAAEAAAA="/>
                        </a:ext>
                      </a:extLst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32"/>
          <w:szCs w:val="32"/>
        </w:rPr>
        <w:pPrChange w:id="354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</w:pPr>
        </w:pPrChange>
      </w:pP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55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56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sz w:val="32"/>
          <w:szCs w:val="32"/>
        </w:rPr>
        <w:t xml:space="preserve">At least </w:t>
      </w:r>
      <w:del w:id="357" w:author="HaimR" w:date="2021-12-24T18:00:00Z">
        <w:r w:rsidDel="00143484">
          <w:rPr>
            <w:sz w:val="32"/>
            <w:szCs w:val="32"/>
          </w:rPr>
          <w:delText xml:space="preserve">to </w:delText>
        </w:r>
      </w:del>
      <w:ins w:id="358" w:author="HaimR" w:date="2021-12-24T18:00:00Z">
        <w:r w:rsidR="00143484">
          <w:rPr>
            <w:sz w:val="32"/>
            <w:szCs w:val="32"/>
          </w:rPr>
          <w:t>for</w:t>
        </w:r>
        <w:r w:rsidR="00143484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my eyes</w:t>
      </w:r>
      <w:ins w:id="359" w:author="HaimR" w:date="2021-12-24T18:00:00Z">
        <w:r w:rsidR="00143484">
          <w:rPr>
            <w:sz w:val="32"/>
            <w:szCs w:val="32"/>
          </w:rPr>
          <w:t>,</w:t>
        </w:r>
      </w:ins>
      <w:r>
        <w:rPr>
          <w:sz w:val="32"/>
          <w:szCs w:val="32"/>
        </w:rPr>
        <w:t xml:space="preserve"> the skewness correction may give </w:t>
      </w:r>
      <w:del w:id="360" w:author="HaimR" w:date="2021-12-24T18:00:00Z">
        <w:r w:rsidDel="00143484">
          <w:rPr>
            <w:sz w:val="32"/>
            <w:szCs w:val="32"/>
          </w:rPr>
          <w:delText xml:space="preserve">a </w:delText>
        </w:r>
      </w:del>
      <w:r>
        <w:rPr>
          <w:sz w:val="32"/>
          <w:szCs w:val="32"/>
        </w:rPr>
        <w:t>little more details</w:t>
      </w:r>
      <w:ins w:id="361" w:author="HaimR" w:date="2021-12-24T18:00:00Z">
        <w:r w:rsidR="00143484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 enhancement but it does not </w:t>
      </w:r>
      <w:del w:id="362" w:author="HaimR" w:date="2021-12-24T18:01:00Z">
        <w:r w:rsidDel="00143484">
          <w:rPr>
            <w:sz w:val="32"/>
            <w:szCs w:val="32"/>
          </w:rPr>
          <w:delText xml:space="preserve">strictly </w:delText>
        </w:r>
      </w:del>
      <w:ins w:id="363" w:author="HaimR" w:date="2021-12-24T18:03:00Z">
        <w:r w:rsidR="00143484">
          <w:rPr>
            <w:sz w:val="32"/>
            <w:szCs w:val="32"/>
          </w:rPr>
          <w:t>n</w:t>
        </w:r>
        <w:r w:rsidR="00143484" w:rsidRPr="00143484">
          <w:rPr>
            <w:sz w:val="32"/>
            <w:szCs w:val="32"/>
          </w:rPr>
          <w:t xml:space="preserve">ecessarily </w:t>
        </w:r>
      </w:ins>
      <w:r>
        <w:rPr>
          <w:sz w:val="32"/>
          <w:szCs w:val="32"/>
        </w:rPr>
        <w:t>give</w:t>
      </w:r>
      <w:del w:id="364" w:author="HaimR" w:date="2021-12-24T18:01:00Z">
        <w:r w:rsidDel="00143484">
          <w:rPr>
            <w:sz w:val="32"/>
            <w:szCs w:val="32"/>
          </w:rPr>
          <w:delText>s</w:delText>
        </w:r>
      </w:del>
      <w:r>
        <w:rPr>
          <w:sz w:val="32"/>
          <w:szCs w:val="32"/>
        </w:rPr>
        <w:t xml:space="preserve"> </w:t>
      </w:r>
      <w:ins w:id="365" w:author="HaimR" w:date="2021-12-24T18:03:00Z">
        <w:r w:rsidR="00143484">
          <w:rPr>
            <w:sz w:val="32"/>
            <w:szCs w:val="32"/>
          </w:rPr>
          <w:t xml:space="preserve">us </w:t>
        </w:r>
      </w:ins>
      <w:r>
        <w:rPr>
          <w:sz w:val="32"/>
          <w:szCs w:val="32"/>
        </w:rPr>
        <w:t xml:space="preserve">a better image. </w:t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ins w:id="366" w:author="HaimR" w:date="2021-12-24T18:19:00Z"/>
          <w:sz w:val="32"/>
          <w:szCs w:val="32"/>
        </w:rPr>
      </w:pPr>
    </w:p>
    <w:p w:rsidR="007A74F4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ins w:id="367" w:author="HaimR" w:date="2021-12-24T18:19:00Z"/>
          <w:sz w:val="32"/>
          <w:szCs w:val="32"/>
        </w:rPr>
      </w:pPr>
    </w:p>
    <w:p w:rsidR="007A74F4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68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</w:p>
    <w:p w:rsidR="002A0A95" w:rsidRPr="007A74F4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b/>
          <w:bCs/>
          <w:sz w:val="32"/>
          <w:szCs w:val="32"/>
          <w:u w:val="single"/>
          <w:rPrChange w:id="369" w:author="HaimR" w:date="2021-12-24T18:18:00Z">
            <w:rPr>
              <w:sz w:val="32"/>
              <w:szCs w:val="32"/>
              <w:u w:val="single"/>
            </w:rPr>
          </w:rPrChange>
        </w:rPr>
        <w:pPrChange w:id="370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 w:rsidRPr="007A74F4">
        <w:rPr>
          <w:b/>
          <w:bCs/>
          <w:sz w:val="32"/>
          <w:szCs w:val="32"/>
          <w:u w:val="single"/>
          <w:rPrChange w:id="371" w:author="HaimR" w:date="2021-12-24T18:18:00Z">
            <w:rPr>
              <w:sz w:val="32"/>
              <w:szCs w:val="32"/>
              <w:u w:val="single"/>
            </w:rPr>
          </w:rPrChange>
        </w:rPr>
        <w:t>Conclusions</w:t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72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73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sz w:val="32"/>
          <w:szCs w:val="32"/>
        </w:rPr>
        <w:t xml:space="preserve">It </w:t>
      </w:r>
      <w:ins w:id="374" w:author="HaimR" w:date="2021-12-24T18:04:00Z">
        <w:r w:rsidR="00143484">
          <w:rPr>
            <w:sz w:val="32"/>
            <w:szCs w:val="32"/>
          </w:rPr>
          <w:t>appears</w:t>
        </w:r>
      </w:ins>
      <w:del w:id="375" w:author="HaimR" w:date="2021-12-24T18:04:00Z">
        <w:r w:rsidDel="00143484">
          <w:rPr>
            <w:sz w:val="32"/>
            <w:szCs w:val="32"/>
          </w:rPr>
          <w:delText>look</w:delText>
        </w:r>
      </w:del>
      <w:r>
        <w:rPr>
          <w:sz w:val="32"/>
          <w:szCs w:val="32"/>
        </w:rPr>
        <w:t xml:space="preserve"> that CLAHE </w:t>
      </w:r>
      <w:del w:id="376" w:author="HaimR" w:date="2021-12-24T18:05:00Z">
        <w:r w:rsidDel="00143484">
          <w:rPr>
            <w:sz w:val="32"/>
            <w:szCs w:val="32"/>
          </w:rPr>
          <w:delText>has it most of the way</w:delText>
        </w:r>
      </w:del>
      <w:ins w:id="377" w:author="HaimR" w:date="2021-12-24T18:05:00Z">
        <w:r w:rsidR="00143484">
          <w:rPr>
            <w:sz w:val="32"/>
            <w:szCs w:val="32"/>
          </w:rPr>
          <w:t>is closer</w:t>
        </w:r>
      </w:ins>
      <w:r>
        <w:rPr>
          <w:sz w:val="32"/>
          <w:szCs w:val="32"/>
        </w:rPr>
        <w:t xml:space="preserve"> to the true </w:t>
      </w:r>
      <w:ins w:id="378" w:author="HaimR" w:date="2021-12-24T18:06:00Z">
        <w:r w:rsidR="00143484">
          <w:rPr>
            <w:sz w:val="32"/>
            <w:szCs w:val="32"/>
          </w:rPr>
          <w:t xml:space="preserve">result </w:t>
        </w:r>
      </w:ins>
      <w:r>
        <w:rPr>
          <w:sz w:val="32"/>
          <w:szCs w:val="32"/>
        </w:rPr>
        <w:t xml:space="preserve">that “patch hist” represent, although it can not </w:t>
      </w:r>
      <w:del w:id="379" w:author="HaimR" w:date="2021-12-24T18:06:00Z">
        <w:r w:rsidDel="00143484">
          <w:rPr>
            <w:sz w:val="32"/>
            <w:szCs w:val="32"/>
          </w:rPr>
          <w:delText xml:space="preserve">give </w:delText>
        </w:r>
      </w:del>
      <w:ins w:id="380" w:author="HaimR" w:date="2021-12-24T18:06:00Z">
        <w:r w:rsidR="00143484">
          <w:rPr>
            <w:sz w:val="32"/>
            <w:szCs w:val="32"/>
          </w:rPr>
          <w:t>p</w:t>
        </w:r>
      </w:ins>
      <w:ins w:id="381" w:author="HaimR" w:date="2021-12-24T18:07:00Z">
        <w:r w:rsidR="00D36CCA">
          <w:rPr>
            <w:sz w:val="32"/>
            <w:szCs w:val="32"/>
          </w:rPr>
          <w:t>roduce</w:t>
        </w:r>
      </w:ins>
      <w:ins w:id="382" w:author="HaimR" w:date="2021-12-24T18:06:00Z">
        <w:r w:rsidR="00143484">
          <w:rPr>
            <w:sz w:val="32"/>
            <w:szCs w:val="32"/>
          </w:rPr>
          <w:t xml:space="preserve"> </w:t>
        </w:r>
      </w:ins>
      <w:ins w:id="383" w:author="HaimR" w:date="2021-12-24T18:07:00Z">
        <w:r w:rsidR="00D36CCA">
          <w:rPr>
            <w:sz w:val="32"/>
            <w:szCs w:val="32"/>
          </w:rPr>
          <w:t>'</w:t>
        </w:r>
      </w:ins>
      <w:r>
        <w:rPr>
          <w:sz w:val="32"/>
          <w:szCs w:val="32"/>
        </w:rPr>
        <w:t>the standard deviation and skewness images</w:t>
      </w:r>
      <w:ins w:id="384" w:author="HaimR" w:date="2021-12-24T18:07:00Z">
        <w:r w:rsidR="00D36CCA">
          <w:rPr>
            <w:sz w:val="32"/>
            <w:szCs w:val="32"/>
          </w:rPr>
          <w:t>'</w:t>
        </w:r>
      </w:ins>
      <w:r>
        <w:rPr>
          <w:sz w:val="32"/>
          <w:szCs w:val="32"/>
        </w:rPr>
        <w:t xml:space="preserve"> that “patch hist” can make </w:t>
      </w:r>
      <w:ins w:id="385" w:author="HaimR" w:date="2021-12-24T18:11:00Z">
        <w:r w:rsidR="00D36CCA">
          <w:rPr>
            <w:sz w:val="32"/>
            <w:szCs w:val="32"/>
          </w:rPr>
          <w:t xml:space="preserve">and </w:t>
        </w:r>
      </w:ins>
      <w:r>
        <w:rPr>
          <w:sz w:val="32"/>
          <w:szCs w:val="32"/>
        </w:rPr>
        <w:t xml:space="preserve">that may hold some </w:t>
      </w:r>
      <w:ins w:id="386" w:author="HaimR" w:date="2021-12-24T18:08:00Z">
        <w:r w:rsidR="00D36CCA">
          <w:rPr>
            <w:sz w:val="32"/>
            <w:szCs w:val="32"/>
          </w:rPr>
          <w:t>s</w:t>
        </w:r>
      </w:ins>
      <w:ins w:id="387" w:author="HaimR" w:date="2021-12-24T18:11:00Z">
        <w:r w:rsidR="00D36CCA">
          <w:rPr>
            <w:sz w:val="32"/>
            <w:szCs w:val="32"/>
          </w:rPr>
          <w:t>ignificant</w:t>
        </w:r>
      </w:ins>
      <w:ins w:id="388" w:author="HaimR" w:date="2021-12-24T18:08:00Z">
        <w:r w:rsidR="00D36CCA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>data.</w:t>
      </w:r>
    </w:p>
    <w:p w:rsidR="002A0A95" w:rsidRDefault="007A74F4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89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  <w:r>
        <w:rPr>
          <w:sz w:val="32"/>
          <w:szCs w:val="32"/>
        </w:rPr>
        <w:t xml:space="preserve">It may be beneficiary to </w:t>
      </w:r>
      <w:del w:id="390" w:author="HaimR" w:date="2021-12-24T18:13:00Z">
        <w:r w:rsidDel="00D36CCA">
          <w:rPr>
            <w:sz w:val="32"/>
            <w:szCs w:val="32"/>
          </w:rPr>
          <w:delText>make a</w:delText>
        </w:r>
      </w:del>
      <w:ins w:id="391" w:author="HaimR" w:date="2021-12-24T18:13:00Z">
        <w:r w:rsidR="00D36CCA">
          <w:rPr>
            <w:sz w:val="32"/>
            <w:szCs w:val="32"/>
          </w:rPr>
          <w:t>find the</w:t>
        </w:r>
      </w:ins>
      <w:r>
        <w:rPr>
          <w:sz w:val="32"/>
          <w:szCs w:val="32"/>
        </w:rPr>
        <w:t xml:space="preserve"> middle ground betwee</w:t>
      </w:r>
      <w:r>
        <w:rPr>
          <w:sz w:val="32"/>
          <w:szCs w:val="32"/>
        </w:rPr>
        <w:t xml:space="preserve">n CLAHE and “patch hist” </w:t>
      </w:r>
      <w:del w:id="392" w:author="HaimR" w:date="2021-12-24T18:13:00Z">
        <w:r w:rsidDel="00D36CCA">
          <w:rPr>
            <w:sz w:val="32"/>
            <w:szCs w:val="32"/>
          </w:rPr>
          <w:delText xml:space="preserve">to </w:delText>
        </w:r>
      </w:del>
      <w:ins w:id="393" w:author="HaimR" w:date="2021-12-24T18:13:00Z">
        <w:r w:rsidR="00D36CCA">
          <w:rPr>
            <w:sz w:val="32"/>
            <w:szCs w:val="32"/>
          </w:rPr>
          <w:t>so the</w:t>
        </w:r>
        <w:r w:rsidR="00D36CCA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work </w:t>
      </w:r>
      <w:ins w:id="394" w:author="HaimR" w:date="2021-12-24T18:13:00Z">
        <w:r w:rsidR="00D36CCA">
          <w:rPr>
            <w:sz w:val="32"/>
            <w:szCs w:val="32"/>
          </w:rPr>
          <w:t xml:space="preserve">will be </w:t>
        </w:r>
      </w:ins>
      <w:r>
        <w:rPr>
          <w:sz w:val="32"/>
          <w:szCs w:val="32"/>
        </w:rPr>
        <w:t xml:space="preserve">faster </w:t>
      </w:r>
      <w:del w:id="395" w:author="HaimR" w:date="2021-12-24T18:14:00Z">
        <w:r w:rsidDel="00D36CCA">
          <w:rPr>
            <w:sz w:val="32"/>
            <w:szCs w:val="32"/>
          </w:rPr>
          <w:delText xml:space="preserve">but </w:delText>
        </w:r>
      </w:del>
      <w:ins w:id="396" w:author="HaimR" w:date="2021-12-24T18:14:00Z">
        <w:r w:rsidR="00D36CCA">
          <w:rPr>
            <w:sz w:val="32"/>
            <w:szCs w:val="32"/>
          </w:rPr>
          <w:t>and</w:t>
        </w:r>
        <w:r w:rsidR="00D36CCA">
          <w:rPr>
            <w:sz w:val="32"/>
            <w:szCs w:val="32"/>
          </w:rPr>
          <w:t xml:space="preserve"> </w:t>
        </w:r>
      </w:ins>
      <w:r>
        <w:rPr>
          <w:sz w:val="32"/>
          <w:szCs w:val="32"/>
        </w:rPr>
        <w:t xml:space="preserve">still give </w:t>
      </w:r>
      <w:ins w:id="397" w:author="HaimR" w:date="2021-12-24T18:14:00Z">
        <w:r w:rsidR="00D36CCA">
          <w:rPr>
            <w:sz w:val="32"/>
            <w:szCs w:val="32"/>
          </w:rPr>
          <w:t xml:space="preserve">us </w:t>
        </w:r>
      </w:ins>
      <w:r>
        <w:rPr>
          <w:sz w:val="32"/>
          <w:szCs w:val="32"/>
        </w:rPr>
        <w:t>a distribution for each pixel.</w:t>
      </w:r>
    </w:p>
    <w:p w:rsidR="002A0A95" w:rsidRDefault="002A0A95" w:rsidP="00EB7F2F">
      <w:pPr>
        <w:pBdr>
          <w:top w:val="nil"/>
          <w:left w:val="nil"/>
          <w:bottom w:val="nil"/>
          <w:right w:val="nil"/>
          <w:between w:val="nil"/>
        </w:pBdr>
        <w:suppressAutoHyphens/>
        <w:jc w:val="both"/>
        <w:rPr>
          <w:sz w:val="32"/>
          <w:szCs w:val="32"/>
        </w:rPr>
        <w:pPrChange w:id="398" w:author="HaimR" w:date="2021-12-24T17:19:00Z">
          <w:pPr>
            <w:pBdr>
              <w:top w:val="nil"/>
              <w:left w:val="nil"/>
              <w:bottom w:val="nil"/>
              <w:right w:val="nil"/>
              <w:between w:val="nil"/>
            </w:pBdr>
            <w:suppressAutoHyphens/>
          </w:pPr>
        </w:pPrChange>
      </w:pPr>
    </w:p>
    <w:sectPr w:rsidR="002A0A95" w:rsidSect="00900181">
      <w:endnotePr>
        <w:numFmt w:val="decimal"/>
      </w:endnotePr>
      <w:type w:val="continuous"/>
      <w:pgSz w:w="12240" w:h="15840"/>
      <w:pgMar w:top="1276" w:right="1440" w:bottom="993" w:left="1440" w:header="0" w:footer="0" w:gutter="0"/>
      <w:cols w:space="720"/>
      <w:sectPrChange w:id="399" w:author="HaimR" w:date="2021-12-24T16:50:00Z">
        <w:sectPr w:rsidR="002A0A95" w:rsidSect="00900181">
          <w:pgMar w:top="1440" w:right="1440" w:bottom="1440" w:left="1440" w:header="0" w:footer="0" w:gutter="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C2FBD"/>
    <w:multiLevelType w:val="singleLevel"/>
    <w:tmpl w:val="4672FDA2"/>
    <w:name w:val="Bullet 2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45812FF0"/>
    <w:multiLevelType w:val="hybridMultilevel"/>
    <w:tmpl w:val="9B0A3FB8"/>
    <w:lvl w:ilvl="0" w:tplc="F49C84B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F10874F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74AC560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77462A30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EAE887C8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65CE0452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790D87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BEEAC396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DF66EEFA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57982FDD"/>
    <w:multiLevelType w:val="singleLevel"/>
    <w:tmpl w:val="0409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3" w15:restartNumberingAfterBreak="0">
    <w:nsid w:val="5ABF176A"/>
    <w:multiLevelType w:val="singleLevel"/>
    <w:tmpl w:val="C026EAF6"/>
    <w:name w:val="Bullet 3"/>
    <w:lvl w:ilvl="0">
      <w:numFmt w:val="bullet"/>
      <w:lvlText w:val=""/>
      <w:lvlJc w:val="left"/>
      <w:pPr>
        <w:tabs>
          <w:tab w:val="num" w:pos="283"/>
        </w:tabs>
        <w:ind w:left="283" w:hanging="283"/>
      </w:pPr>
      <w:rPr>
        <w:rFonts w:ascii="Wingdings" w:eastAsia="Wingdings" w:hAnsi="Wingdings" w:cs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aimR">
    <w15:presenceInfo w15:providerId="Windows Live" w15:userId="58d6abb2f8350c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20"/>
  <w:autoHyphenation/>
  <w:drawingGridHorizontalSpacing w:val="283"/>
  <w:drawingGridVerticalSpacing w:val="283"/>
  <w:doNotShadeFormData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A95"/>
    <w:rsid w:val="00047910"/>
    <w:rsid w:val="00082FBC"/>
    <w:rsid w:val="00143484"/>
    <w:rsid w:val="002A0A95"/>
    <w:rsid w:val="00353523"/>
    <w:rsid w:val="003863F0"/>
    <w:rsid w:val="00642A97"/>
    <w:rsid w:val="006D4090"/>
    <w:rsid w:val="007774B7"/>
    <w:rsid w:val="007A74F4"/>
    <w:rsid w:val="007C6DAA"/>
    <w:rsid w:val="008A580A"/>
    <w:rsid w:val="00900181"/>
    <w:rsid w:val="009024E7"/>
    <w:rsid w:val="00B32553"/>
    <w:rsid w:val="00C07753"/>
    <w:rsid w:val="00C224A9"/>
    <w:rsid w:val="00C334AA"/>
    <w:rsid w:val="00C33AC1"/>
    <w:rsid w:val="00D36CCA"/>
    <w:rsid w:val="00D6376D"/>
    <w:rsid w:val="00D675E5"/>
    <w:rsid w:val="00DB6CD9"/>
    <w:rsid w:val="00E10A9D"/>
    <w:rsid w:val="00EB7F2F"/>
    <w:rsid w:val="00EC2765"/>
    <w:rsid w:val="00FC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6F6C0"/>
  <w15:docId w15:val="{B3A0ED65-EC7E-492B-B5F0-CA261C3C2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2">
    <w:name w:val="heading 2"/>
    <w:basedOn w:val="1"/>
    <w:next w:val="a"/>
    <w:qFormat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qFormat/>
    <w:pPr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a5"/>
    <w:uiPriority w:val="99"/>
    <w:rsid w:val="007C6DAA"/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rsid w:val="007C6DAA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2700">
          <a:noFill/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1481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HaimR</dc:creator>
  <cp:keywords/>
  <dc:description/>
  <cp:lastModifiedBy>HaimR</cp:lastModifiedBy>
  <cp:revision>13</cp:revision>
  <dcterms:created xsi:type="dcterms:W3CDTF">2021-12-24T13:55:00Z</dcterms:created>
  <dcterms:modified xsi:type="dcterms:W3CDTF">2021-12-24T16:21:00Z</dcterms:modified>
</cp:coreProperties>
</file>